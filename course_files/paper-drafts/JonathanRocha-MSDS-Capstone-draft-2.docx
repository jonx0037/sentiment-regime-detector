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1606" w14:textId="77777777" w:rsidR="009D0C6E" w:rsidRDefault="00BC2661" w:rsidP="007748AA">
      <w:pPr>
        <w:spacing w:after="257"/>
        <w:ind w:left="567" w:right="567"/>
        <w:jc w:val="center"/>
        <w:rPr>
          <w:rFonts w:ascii="Times New Roman" w:hAnsi="Times New Roman" w:cs="Times New Roman"/>
          <w:b/>
          <w:bCs/>
          <w:sz w:val="28"/>
          <w:szCs w:val="28"/>
        </w:rPr>
      </w:pPr>
      <w:r w:rsidRPr="783F2D85">
        <w:rPr>
          <w:rFonts w:ascii="Times New Roman" w:hAnsi="Times New Roman" w:cs="Times New Roman"/>
          <w:b/>
          <w:bCs/>
          <w:sz w:val="28"/>
          <w:szCs w:val="28"/>
        </w:rPr>
        <w:t>Cross-Asset Sentiment Regime Detector: Automating Market Psychology Analysis Through Multi-Source NLP</w:t>
      </w:r>
    </w:p>
    <w:p w14:paraId="763C6974" w14:textId="77777777" w:rsidR="00AF5726" w:rsidRPr="00DE46B3" w:rsidRDefault="00AF5726" w:rsidP="007748AA">
      <w:pPr>
        <w:spacing w:after="257"/>
        <w:ind w:left="567" w:right="567"/>
        <w:jc w:val="center"/>
        <w:rPr>
          <w:rFonts w:ascii="Times New Roman" w:hAnsi="Times New Roman" w:cs="Times New Roman"/>
          <w:sz w:val="28"/>
          <w:szCs w:val="28"/>
        </w:rPr>
      </w:pPr>
    </w:p>
    <w:p w14:paraId="66B2B0D4" w14:textId="1C59A9B8" w:rsidR="009D0C6E" w:rsidRPr="00473CE4" w:rsidRDefault="00BC2661" w:rsidP="00473CE4">
      <w:pPr>
        <w:spacing w:after="240"/>
        <w:ind w:left="567" w:right="567"/>
        <w:jc w:val="center"/>
        <w:rPr>
          <w:rFonts w:ascii="Times New Roman" w:hAnsi="Times New Roman" w:cs="Times New Roman"/>
          <w:sz w:val="18"/>
          <w:szCs w:val="18"/>
          <w:u w:val="single"/>
          <w:rPrChange w:id="0" w:author="Rocha, Jonathan" w:date="2026-02-19T10:53:00Z" w16du:dateUtc="2026-02-19T16:53:00Z">
            <w:rPr>
              <w:u w:val="single"/>
            </w:rPr>
          </w:rPrChange>
        </w:rPr>
      </w:pPr>
      <w:r w:rsidRPr="00473CE4">
        <w:rPr>
          <w:rFonts w:ascii="Times New Roman" w:hAnsi="Times New Roman" w:cs="Times New Roman"/>
          <w:sz w:val="18"/>
          <w:szCs w:val="18"/>
          <w:rPrChange w:id="1" w:author="Rocha, Jonathan" w:date="2026-02-19T10:53:00Z" w16du:dateUtc="2026-02-19T16:53:00Z">
            <w:rPr/>
          </w:rPrChange>
        </w:rPr>
        <w:t>Jonathan Rocha</w:t>
      </w:r>
      <w:ins w:id="2" w:author="Rocha, Jonathan" w:date="2026-02-19T10:55:00Z" w16du:dateUtc="2026-02-19T16:55:00Z">
        <w:r w:rsidR="00143B17">
          <w:rPr>
            <w:rFonts w:ascii="Times New Roman" w:hAnsi="Times New Roman" w:cs="Times New Roman"/>
            <w:sz w:val="18"/>
            <w:szCs w:val="18"/>
          </w:rPr>
          <w:t xml:space="preserve"> </w:t>
        </w:r>
      </w:ins>
      <w:ins w:id="3" w:author="Rocha, Jonathan" w:date="2026-02-19T10:56:00Z" w16du:dateUtc="2026-02-19T16:56:00Z">
        <w:r w:rsidR="00006478">
          <w:rPr>
            <w:rFonts w:ascii="Times New Roman" w:hAnsi="Times New Roman" w:cs="Times New Roman"/>
            <w:sz w:val="18"/>
            <w:szCs w:val="18"/>
          </w:rPr>
          <w:t xml:space="preserve">                                                  </w:t>
        </w:r>
      </w:ins>
      <w:ins w:id="4" w:author="Rocha, Jonathan" w:date="2026-02-19T10:57:00Z" w16du:dateUtc="2026-02-19T16:57:00Z">
        <w:r w:rsidR="00006478">
          <w:rPr>
            <w:rFonts w:ascii="Times New Roman" w:hAnsi="Times New Roman" w:cs="Times New Roman"/>
            <w:sz w:val="18"/>
            <w:szCs w:val="18"/>
          </w:rPr>
          <w:t xml:space="preserve">                                  </w:t>
        </w:r>
      </w:ins>
      <w:ins w:id="5" w:author="Rocha, Jonathan" w:date="2026-02-19T10:55:00Z" w16du:dateUtc="2026-02-19T16:55:00Z">
        <w:r w:rsidR="00143B17">
          <w:rPr>
            <w:rFonts w:ascii="Times New Roman" w:hAnsi="Times New Roman" w:cs="Times New Roman"/>
            <w:sz w:val="18"/>
            <w:szCs w:val="18"/>
          </w:rPr>
          <w:t xml:space="preserve">Advisor: </w:t>
        </w:r>
      </w:ins>
      <w:del w:id="6" w:author="Rocha, Jonathan" w:date="2026-02-19T10:53:00Z" w16du:dateUtc="2026-02-19T16:53:00Z">
        <w:r w:rsidRPr="00473CE4" w:rsidDel="00C20455">
          <w:rPr>
            <w:rFonts w:ascii="Times New Roman" w:hAnsi="Times New Roman" w:cs="Times New Roman"/>
            <w:sz w:val="18"/>
            <w:szCs w:val="18"/>
            <w:rPrChange w:id="7" w:author="Rocha, Jonathan" w:date="2026-02-19T10:53:00Z" w16du:dateUtc="2026-02-19T16:53:00Z">
              <w:rPr/>
            </w:rPrChange>
          </w:rPr>
          <w:delText xml:space="preserve">, </w:delText>
        </w:r>
      </w:del>
      <w:r w:rsidRPr="00473CE4">
        <w:rPr>
          <w:rFonts w:ascii="Times New Roman" w:hAnsi="Times New Roman" w:cs="Times New Roman"/>
          <w:sz w:val="18"/>
          <w:szCs w:val="18"/>
          <w:rPrChange w:id="8" w:author="Rocha, Jonathan" w:date="2026-02-19T10:53:00Z" w16du:dateUtc="2026-02-19T16:53:00Z">
            <w:rPr/>
          </w:rPrChange>
        </w:rPr>
        <w:t>Dr. David (King Ip) Lin</w:t>
      </w:r>
      <w:r>
        <w:br/>
      </w:r>
      <w:r w:rsidRPr="00473CE4">
        <w:rPr>
          <w:rFonts w:ascii="Times New Roman" w:hAnsi="Times New Roman" w:cs="Times New Roman"/>
          <w:sz w:val="18"/>
          <w:szCs w:val="18"/>
          <w:rPrChange w:id="9" w:author="Rocha, Jonathan" w:date="2026-02-19T10:53:00Z" w16du:dateUtc="2026-02-19T16:53:00Z">
            <w:rPr/>
          </w:rPrChange>
        </w:rPr>
        <w:t>Master of Science in Data Science, Southern Methodist University, Dallas, TX 75275 USA</w:t>
      </w:r>
      <w:r>
        <w:br/>
      </w:r>
      <w:hyperlink r:id="rId7">
        <w:commentRangeStart w:id="10"/>
        <w:r w:rsidR="00AF5726" w:rsidRPr="00473CE4">
          <w:rPr>
            <w:rStyle w:val="Hyperlink"/>
            <w:rFonts w:ascii="Times New Roman" w:hAnsi="Times New Roman" w:cs="Times New Roman"/>
            <w:sz w:val="18"/>
            <w:szCs w:val="18"/>
          </w:rPr>
          <w:t>jrocha@smu.edu</w:t>
        </w:r>
      </w:hyperlink>
      <w:commentRangeEnd w:id="10"/>
      <w:r w:rsidR="00EB3317" w:rsidRPr="00473CE4">
        <w:rPr>
          <w:rStyle w:val="CommentReference"/>
          <w:rFonts w:ascii="Times New Roman" w:hAnsi="Times New Roman" w:cs="Times New Roman"/>
          <w:sz w:val="18"/>
          <w:szCs w:val="18"/>
          <w:u w:val="single"/>
          <w:rPrChange w:id="11" w:author="Rocha, Jonathan" w:date="2026-02-19T10:53:00Z" w16du:dateUtc="2026-02-19T16:53:00Z">
            <w:rPr>
              <w:rStyle w:val="CommentReference"/>
              <w:sz w:val="22"/>
              <w:szCs w:val="22"/>
              <w:u w:val="single"/>
            </w:rPr>
          </w:rPrChange>
        </w:rPr>
        <w:commentReference w:id="10"/>
      </w:r>
    </w:p>
    <w:p w14:paraId="2E52DFDE" w14:textId="77777777" w:rsidR="00AF5726" w:rsidRPr="00CA0E25" w:rsidRDefault="00AF5726">
      <w:pPr>
        <w:spacing w:after="240"/>
        <w:ind w:left="567" w:right="567"/>
        <w:jc w:val="both"/>
        <w:rPr>
          <w:rFonts w:ascii="Times New Roman" w:hAnsi="Times New Roman" w:cs="Times New Roman"/>
          <w:sz w:val="16"/>
          <w:szCs w:val="16"/>
        </w:rPr>
        <w:pPrChange w:id="12" w:author="Cheun-Jensen, Jacquie" w:date="2026-02-17T17:07:00Z">
          <w:pPr>
            <w:spacing w:after="240"/>
            <w:ind w:left="567" w:right="567"/>
            <w:jc w:val="center"/>
          </w:pPr>
        </w:pPrChange>
      </w:pPr>
    </w:p>
    <w:p w14:paraId="7CC7A30A" w14:textId="3DE1968B" w:rsidR="009D0C6E" w:rsidRDefault="00BC2661" w:rsidP="00D97E29">
      <w:pPr>
        <w:spacing w:after="278"/>
        <w:ind w:left="567" w:right="567"/>
        <w:jc w:val="both"/>
        <w:rPr>
          <w:rFonts w:ascii="Times New Roman" w:hAnsi="Times New Roman" w:cs="Times New Roman"/>
          <w:sz w:val="18"/>
          <w:szCs w:val="18"/>
        </w:rPr>
      </w:pPr>
      <w:r w:rsidRPr="00694586">
        <w:rPr>
          <w:rFonts w:ascii="Times New Roman" w:hAnsi="Times New Roman" w:cs="Times New Roman"/>
          <w:b/>
          <w:sz w:val="18"/>
          <w:szCs w:val="18"/>
        </w:rPr>
        <w:t>Abstrac</w:t>
      </w:r>
      <w:r w:rsidR="008368CD">
        <w:rPr>
          <w:rFonts w:ascii="Times New Roman" w:hAnsi="Times New Roman" w:cs="Times New Roman"/>
          <w:b/>
          <w:sz w:val="18"/>
          <w:szCs w:val="18"/>
        </w:rPr>
        <w:t>t</w:t>
      </w:r>
      <w:r w:rsidR="00934C7E">
        <w:rPr>
          <w:rFonts w:ascii="Times New Roman" w:hAnsi="Times New Roman" w:cs="Times New Roman"/>
          <w:sz w:val="18"/>
          <w:szCs w:val="18"/>
        </w:rPr>
        <w:t xml:space="preserve">. </w:t>
      </w:r>
      <w:bookmarkStart w:id="13" w:name="OLE_LINK2"/>
      <w:r w:rsidR="00EA0F36">
        <w:rPr>
          <w:rFonts w:ascii="Times New Roman" w:hAnsi="Times New Roman" w:cs="Times New Roman"/>
          <w:sz w:val="18"/>
          <w:szCs w:val="18"/>
        </w:rPr>
        <w:t xml:space="preserve">Market regime shifts often precede price moves through changes in investor psychology. Traditional risk indicators like the VIX lag and show stress after volatility </w:t>
      </w:r>
      <w:del w:id="14" w:author="Rocha, Jonathan" w:date="2026-02-19T10:56:00Z" w16du:dateUtc="2026-02-19T16:56:00Z">
        <w:r w:rsidR="00EA0F36" w:rsidDel="00143B17">
          <w:rPr>
            <w:rFonts w:ascii="Times New Roman" w:hAnsi="Times New Roman" w:cs="Times New Roman"/>
            <w:sz w:val="18"/>
            <w:szCs w:val="18"/>
          </w:rPr>
          <w:delText>appears</w:delText>
        </w:r>
      </w:del>
      <w:ins w:id="15" w:author="Rocha, Jonathan" w:date="2026-02-19T10:56:00Z" w16du:dateUtc="2026-02-19T16:56:00Z">
        <w:r w:rsidR="00143B17">
          <w:rPr>
            <w:rFonts w:ascii="Times New Roman" w:hAnsi="Times New Roman" w:cs="Times New Roman"/>
            <w:sz w:val="18"/>
            <w:szCs w:val="18"/>
          </w:rPr>
          <w:t>has already emerged</w:t>
        </w:r>
      </w:ins>
      <w:r w:rsidR="00EA0F36">
        <w:rPr>
          <w:rFonts w:ascii="Times New Roman" w:hAnsi="Times New Roman" w:cs="Times New Roman"/>
          <w:sz w:val="18"/>
          <w:szCs w:val="18"/>
        </w:rPr>
        <w:t xml:space="preserve">. This research </w:t>
      </w:r>
      <w:del w:id="16" w:author="Rocha, Jonathan" w:date="2026-02-19T10:55:00Z" w16du:dateUtc="2026-02-19T16:55:00Z">
        <w:r w:rsidR="00EA0F36" w:rsidDel="00143B17">
          <w:rPr>
            <w:rFonts w:ascii="Times New Roman" w:hAnsi="Times New Roman" w:cs="Times New Roman"/>
            <w:sz w:val="18"/>
            <w:szCs w:val="18"/>
          </w:rPr>
          <w:delText>create</w:delText>
        </w:r>
      </w:del>
      <w:ins w:id="17" w:author="Rocha, Jonathan" w:date="2026-02-19T10:55:00Z" w16du:dateUtc="2026-02-19T16:55:00Z">
        <w:r w:rsidR="00143B17">
          <w:rPr>
            <w:rFonts w:ascii="Times New Roman" w:hAnsi="Times New Roman" w:cs="Times New Roman"/>
            <w:sz w:val="18"/>
            <w:szCs w:val="18"/>
          </w:rPr>
          <w:t>develop</w:t>
        </w:r>
      </w:ins>
      <w:r w:rsidR="00EA0F36">
        <w:rPr>
          <w:rFonts w:ascii="Times New Roman" w:hAnsi="Times New Roman" w:cs="Times New Roman"/>
          <w:sz w:val="18"/>
          <w:szCs w:val="18"/>
        </w:rPr>
        <w:t xml:space="preserve">s an automated </w:t>
      </w:r>
      <w:r w:rsidR="00EA0F36" w:rsidRPr="00EA0F36">
        <w:rPr>
          <w:rFonts w:ascii="Times New Roman" w:hAnsi="Times New Roman" w:cs="Times New Roman"/>
          <w:b/>
          <w:bCs/>
          <w:sz w:val="18"/>
          <w:szCs w:val="18"/>
        </w:rPr>
        <w:t>Cross-Asset Sentiment Regime Detector</w:t>
      </w:r>
      <w:r w:rsidR="00EA0F36">
        <w:rPr>
          <w:rFonts w:ascii="Times New Roman" w:hAnsi="Times New Roman" w:cs="Times New Roman"/>
          <w:sz w:val="18"/>
          <w:szCs w:val="18"/>
        </w:rPr>
        <w:t xml:space="preserve"> to </w:t>
      </w:r>
      <w:del w:id="18" w:author="Rocha, Jonathan" w:date="2026-02-19T10:55:00Z" w16du:dateUtc="2026-02-19T16:55:00Z">
        <w:r w:rsidR="00EA0F36" w:rsidDel="00143B17">
          <w:rPr>
            <w:rFonts w:ascii="Times New Roman" w:hAnsi="Times New Roman" w:cs="Times New Roman"/>
            <w:sz w:val="18"/>
            <w:szCs w:val="18"/>
          </w:rPr>
          <w:delText>spot</w:delText>
        </w:r>
      </w:del>
      <w:ins w:id="19" w:author="Rocha, Jonathan" w:date="2026-02-19T10:55:00Z" w16du:dateUtc="2026-02-19T16:55:00Z">
        <w:r w:rsidR="00143B17">
          <w:rPr>
            <w:rFonts w:ascii="Times New Roman" w:hAnsi="Times New Roman" w:cs="Times New Roman"/>
            <w:sz w:val="18"/>
            <w:szCs w:val="18"/>
          </w:rPr>
          <w:t>identify</w:t>
        </w:r>
      </w:ins>
      <w:r w:rsidR="00EA0F36">
        <w:rPr>
          <w:rFonts w:ascii="Times New Roman" w:hAnsi="Times New Roman" w:cs="Times New Roman"/>
          <w:sz w:val="18"/>
          <w:szCs w:val="18"/>
        </w:rPr>
        <w:t xml:space="preserve"> market transitions before volatility spikes, using an ensemble transformer sentiment model </w:t>
      </w:r>
      <w:ins w:id="20" w:author="Rocha, Jonathan" w:date="2026-02-19T10:55:00Z" w16du:dateUtc="2026-02-19T16:55:00Z">
        <w:r w:rsidR="00143B17">
          <w:rPr>
            <w:rFonts w:ascii="Times New Roman" w:hAnsi="Times New Roman" w:cs="Times New Roman"/>
            <w:sz w:val="18"/>
            <w:szCs w:val="18"/>
          </w:rPr>
          <w:t xml:space="preserve">trained </w:t>
        </w:r>
      </w:ins>
      <w:r w:rsidR="00EA0F36">
        <w:rPr>
          <w:rFonts w:ascii="Times New Roman" w:hAnsi="Times New Roman" w:cs="Times New Roman"/>
          <w:sz w:val="18"/>
          <w:szCs w:val="18"/>
        </w:rPr>
        <w:t xml:space="preserve">on financial news and social media across </w:t>
      </w:r>
      <w:r w:rsidR="00EA0F36" w:rsidRPr="00EA0F36">
        <w:rPr>
          <w:rFonts w:ascii="Times New Roman" w:hAnsi="Times New Roman" w:cs="Times New Roman"/>
          <w:b/>
          <w:bCs/>
          <w:sz w:val="18"/>
          <w:szCs w:val="18"/>
        </w:rPr>
        <w:t>Equities, Crypto, Forex</w:t>
      </w:r>
      <w:r w:rsidR="00EA0F36">
        <w:rPr>
          <w:rFonts w:ascii="Times New Roman" w:hAnsi="Times New Roman" w:cs="Times New Roman"/>
          <w:sz w:val="18"/>
          <w:szCs w:val="18"/>
        </w:rPr>
        <w:t xml:space="preserve">, and </w:t>
      </w:r>
      <w:r w:rsidR="00EA0F36" w:rsidRPr="00EA0F36">
        <w:rPr>
          <w:rFonts w:ascii="Times New Roman" w:hAnsi="Times New Roman" w:cs="Times New Roman"/>
          <w:b/>
          <w:bCs/>
          <w:sz w:val="18"/>
          <w:szCs w:val="18"/>
        </w:rPr>
        <w:t>Commodities</w:t>
      </w:r>
      <w:r w:rsidR="00EA0F36">
        <w:rPr>
          <w:rFonts w:ascii="Times New Roman" w:hAnsi="Times New Roman" w:cs="Times New Roman"/>
          <w:sz w:val="18"/>
          <w:szCs w:val="18"/>
        </w:rPr>
        <w:t xml:space="preserve">. The two-layer architecture uses sentiment-market inputs to estimate </w:t>
      </w:r>
      <w:r w:rsidR="00EA0F36" w:rsidRPr="00EA0F36">
        <w:rPr>
          <w:rFonts w:ascii="Times New Roman" w:hAnsi="Times New Roman" w:cs="Times New Roman"/>
          <w:b/>
          <w:bCs/>
          <w:sz w:val="18"/>
          <w:szCs w:val="18"/>
        </w:rPr>
        <w:t>GARCH</w:t>
      </w:r>
      <w:r w:rsidR="7F22F259" w:rsidRPr="234AD84E">
        <w:rPr>
          <w:rFonts w:ascii="Times New Roman" w:hAnsi="Times New Roman" w:cs="Times New Roman"/>
          <w:b/>
          <w:bCs/>
          <w:sz w:val="18"/>
          <w:szCs w:val="18"/>
        </w:rPr>
        <w:t xml:space="preserve"> </w:t>
      </w:r>
      <w:r w:rsidR="00EA0F36" w:rsidRPr="00AF1F19">
        <w:rPr>
          <w:rFonts w:ascii="Times New Roman" w:hAnsi="Times New Roman" w:cs="Times New Roman"/>
          <w:b/>
          <w:bCs/>
          <w:sz w:val="18"/>
          <w:szCs w:val="18"/>
          <w:rPrChange w:id="21" w:author="Rocha, Jonathan" w:date="2026-02-19T11:04:00Z" w16du:dateUtc="2026-02-19T17:04:00Z">
            <w:rPr>
              <w:rFonts w:ascii="Times New Roman" w:hAnsi="Times New Roman" w:cs="Times New Roman"/>
              <w:sz w:val="18"/>
              <w:szCs w:val="18"/>
            </w:rPr>
          </w:rPrChange>
        </w:rPr>
        <w:t>(1,1)</w:t>
      </w:r>
      <w:r w:rsidR="00EA0F36">
        <w:rPr>
          <w:rFonts w:ascii="Times New Roman" w:hAnsi="Times New Roman" w:cs="Times New Roman"/>
          <w:sz w:val="18"/>
          <w:szCs w:val="18"/>
        </w:rPr>
        <w:t xml:space="preserve"> volatility features, then applies a </w:t>
      </w:r>
      <w:r w:rsidR="00EA0F36" w:rsidRPr="00EA0F36">
        <w:rPr>
          <w:rFonts w:ascii="Times New Roman" w:hAnsi="Times New Roman" w:cs="Times New Roman"/>
          <w:b/>
          <w:bCs/>
          <w:sz w:val="18"/>
          <w:szCs w:val="18"/>
        </w:rPr>
        <w:t>Jump Model</w:t>
      </w:r>
      <w:r w:rsidR="00EA0F36">
        <w:rPr>
          <w:rFonts w:ascii="Times New Roman" w:hAnsi="Times New Roman" w:cs="Times New Roman"/>
          <w:sz w:val="18"/>
          <w:szCs w:val="18"/>
        </w:rPr>
        <w:t xml:space="preserve"> with persistence controls to classify regimes. Results support </w:t>
      </w:r>
      <w:r w:rsidR="00EA0F36" w:rsidRPr="00AF1F19">
        <w:rPr>
          <w:rFonts w:ascii="Times New Roman" w:hAnsi="Times New Roman" w:cs="Times New Roman"/>
          <w:b/>
          <w:bCs/>
          <w:sz w:val="18"/>
          <w:szCs w:val="18"/>
          <w:rPrChange w:id="22" w:author="Rocha, Jonathan" w:date="2026-02-19T11:04:00Z" w16du:dateUtc="2026-02-19T17:04:00Z">
            <w:rPr>
              <w:rFonts w:ascii="Times New Roman" w:hAnsi="Times New Roman" w:cs="Times New Roman"/>
              <w:sz w:val="18"/>
              <w:szCs w:val="18"/>
            </w:rPr>
          </w:rPrChange>
        </w:rPr>
        <w:t>H</w:t>
      </w:r>
      <w:ins w:id="23" w:author="Rocha, Jonathan" w:date="2026-02-19T11:08:00Z" w16du:dateUtc="2026-02-19T17:08:00Z">
        <w:r w:rsidR="000F6AD4">
          <w:rPr>
            <w:rFonts w:ascii="Times New Roman" w:hAnsi="Times New Roman" w:cs="Times New Roman"/>
            <w:b/>
            <w:bCs/>
            <w:sz w:val="18"/>
            <w:szCs w:val="18"/>
          </w:rPr>
          <w:t>yp</w:t>
        </w:r>
        <w:r w:rsidR="00402661">
          <w:rPr>
            <w:rFonts w:ascii="Times New Roman" w:hAnsi="Times New Roman" w:cs="Times New Roman"/>
            <w:b/>
            <w:bCs/>
            <w:sz w:val="18"/>
            <w:szCs w:val="18"/>
          </w:rPr>
          <w:t xml:space="preserve">othesis </w:t>
        </w:r>
      </w:ins>
      <w:r w:rsidR="00EA0F36" w:rsidRPr="00AF1F19">
        <w:rPr>
          <w:rFonts w:ascii="Times New Roman" w:hAnsi="Times New Roman" w:cs="Times New Roman"/>
          <w:b/>
          <w:bCs/>
          <w:sz w:val="18"/>
          <w:szCs w:val="18"/>
          <w:rPrChange w:id="24" w:author="Rocha, Jonathan" w:date="2026-02-19T11:04:00Z" w16du:dateUtc="2026-02-19T17:04:00Z">
            <w:rPr>
              <w:rFonts w:ascii="Times New Roman" w:hAnsi="Times New Roman" w:cs="Times New Roman"/>
              <w:sz w:val="18"/>
              <w:szCs w:val="18"/>
            </w:rPr>
          </w:rPrChange>
        </w:rPr>
        <w:t>2</w:t>
      </w:r>
      <w:ins w:id="25" w:author="Rocha, Jonathan" w:date="2026-02-19T11:08:00Z" w16du:dateUtc="2026-02-19T17:08:00Z">
        <w:r w:rsidR="00402661">
          <w:rPr>
            <w:rFonts w:ascii="Times New Roman" w:hAnsi="Times New Roman" w:cs="Times New Roman"/>
            <w:b/>
            <w:bCs/>
            <w:sz w:val="18"/>
            <w:szCs w:val="18"/>
          </w:rPr>
          <w:t xml:space="preserve"> (H2)</w:t>
        </w:r>
      </w:ins>
      <w:r w:rsidR="00EA0F36" w:rsidRPr="00AF1F19">
        <w:rPr>
          <w:rFonts w:ascii="Times New Roman" w:hAnsi="Times New Roman" w:cs="Times New Roman"/>
          <w:b/>
          <w:bCs/>
          <w:sz w:val="18"/>
          <w:szCs w:val="18"/>
          <w:rPrChange w:id="26" w:author="Rocha, Jonathan" w:date="2026-02-19T11:04:00Z" w16du:dateUtc="2026-02-19T17:04:00Z">
            <w:rPr>
              <w:rFonts w:ascii="Times New Roman" w:hAnsi="Times New Roman" w:cs="Times New Roman"/>
              <w:sz w:val="18"/>
              <w:szCs w:val="18"/>
            </w:rPr>
          </w:rPrChange>
        </w:rPr>
        <w:t xml:space="preserve"> (divergence signal)</w:t>
      </w:r>
      <w:r w:rsidR="00EA0F36">
        <w:rPr>
          <w:rFonts w:ascii="Times New Roman" w:hAnsi="Times New Roman" w:cs="Times New Roman"/>
          <w:sz w:val="18"/>
          <w:szCs w:val="18"/>
        </w:rPr>
        <w:t xml:space="preserve"> and </w:t>
      </w:r>
      <w:r w:rsidR="00EA0F36" w:rsidRPr="00AF1F19">
        <w:rPr>
          <w:rFonts w:ascii="Times New Roman" w:hAnsi="Times New Roman" w:cs="Times New Roman"/>
          <w:b/>
          <w:bCs/>
          <w:sz w:val="18"/>
          <w:szCs w:val="18"/>
          <w:rPrChange w:id="27" w:author="Rocha, Jonathan" w:date="2026-02-19T11:04:00Z" w16du:dateUtc="2026-02-19T17:04:00Z">
            <w:rPr>
              <w:rFonts w:ascii="Times New Roman" w:hAnsi="Times New Roman" w:cs="Times New Roman"/>
              <w:sz w:val="18"/>
              <w:szCs w:val="18"/>
            </w:rPr>
          </w:rPrChange>
        </w:rPr>
        <w:t>H</w:t>
      </w:r>
      <w:ins w:id="28" w:author="Rocha, Jonathan" w:date="2026-02-19T11:08:00Z" w16du:dateUtc="2026-02-19T17:08:00Z">
        <w:r w:rsidR="00402661">
          <w:rPr>
            <w:rFonts w:ascii="Times New Roman" w:hAnsi="Times New Roman" w:cs="Times New Roman"/>
            <w:b/>
            <w:bCs/>
            <w:sz w:val="18"/>
            <w:szCs w:val="18"/>
          </w:rPr>
          <w:t xml:space="preserve">ypothesis </w:t>
        </w:r>
      </w:ins>
      <w:r w:rsidR="00EA0F36" w:rsidRPr="00AF1F19">
        <w:rPr>
          <w:rFonts w:ascii="Times New Roman" w:hAnsi="Times New Roman" w:cs="Times New Roman"/>
          <w:b/>
          <w:bCs/>
          <w:sz w:val="18"/>
          <w:szCs w:val="18"/>
          <w:rPrChange w:id="29" w:author="Rocha, Jonathan" w:date="2026-02-19T11:04:00Z" w16du:dateUtc="2026-02-19T17:04:00Z">
            <w:rPr>
              <w:rFonts w:ascii="Times New Roman" w:hAnsi="Times New Roman" w:cs="Times New Roman"/>
              <w:sz w:val="18"/>
              <w:szCs w:val="18"/>
            </w:rPr>
          </w:rPrChange>
        </w:rPr>
        <w:t>3</w:t>
      </w:r>
      <w:ins w:id="30" w:author="Rocha, Jonathan" w:date="2026-02-19T11:08:00Z" w16du:dateUtc="2026-02-19T17:08:00Z">
        <w:r w:rsidR="00402661">
          <w:rPr>
            <w:rFonts w:ascii="Times New Roman" w:hAnsi="Times New Roman" w:cs="Times New Roman"/>
            <w:b/>
            <w:bCs/>
            <w:sz w:val="18"/>
            <w:szCs w:val="18"/>
          </w:rPr>
          <w:t xml:space="preserve"> (H3)</w:t>
        </w:r>
      </w:ins>
      <w:ins w:id="31" w:author="Rocha, Jonathan" w:date="2026-02-19T11:09:00Z" w16du:dateUtc="2026-02-19T17:09:00Z">
        <w:r w:rsidR="00402661">
          <w:rPr>
            <w:rFonts w:ascii="Times New Roman" w:hAnsi="Times New Roman" w:cs="Times New Roman"/>
            <w:b/>
            <w:bCs/>
            <w:sz w:val="18"/>
            <w:szCs w:val="18"/>
          </w:rPr>
          <w:t xml:space="preserve"> </w:t>
        </w:r>
      </w:ins>
      <w:del w:id="32" w:author="Rocha, Jonathan" w:date="2026-02-19T11:08:00Z" w16du:dateUtc="2026-02-19T17:08:00Z">
        <w:r w:rsidR="00EA0F36" w:rsidRPr="00AF1F19" w:rsidDel="00402661">
          <w:rPr>
            <w:rFonts w:ascii="Times New Roman" w:hAnsi="Times New Roman" w:cs="Times New Roman"/>
            <w:b/>
            <w:bCs/>
            <w:sz w:val="18"/>
            <w:szCs w:val="18"/>
            <w:rPrChange w:id="33" w:author="Rocha, Jonathan" w:date="2026-02-19T11:04:00Z" w16du:dateUtc="2026-02-19T17:04:00Z">
              <w:rPr>
                <w:rFonts w:ascii="Times New Roman" w:hAnsi="Times New Roman" w:cs="Times New Roman"/>
                <w:sz w:val="18"/>
                <w:szCs w:val="18"/>
              </w:rPr>
            </w:rPrChange>
          </w:rPr>
          <w:delText xml:space="preserve"> </w:delText>
        </w:r>
      </w:del>
      <w:r w:rsidR="00EA0F36" w:rsidRPr="00AF1F19">
        <w:rPr>
          <w:rFonts w:ascii="Times New Roman" w:hAnsi="Times New Roman" w:cs="Times New Roman"/>
          <w:b/>
          <w:bCs/>
          <w:sz w:val="18"/>
          <w:szCs w:val="18"/>
          <w:rPrChange w:id="34" w:author="Rocha, Jonathan" w:date="2026-02-19T11:04:00Z" w16du:dateUtc="2026-02-19T17:04:00Z">
            <w:rPr>
              <w:rFonts w:ascii="Times New Roman" w:hAnsi="Times New Roman" w:cs="Times New Roman"/>
              <w:sz w:val="18"/>
              <w:szCs w:val="18"/>
            </w:rPr>
          </w:rPrChange>
        </w:rPr>
        <w:t>(network effect</w:t>
      </w:r>
      <w:r w:rsidR="00EA0F36">
        <w:rPr>
          <w:rFonts w:ascii="Times New Roman" w:hAnsi="Times New Roman" w:cs="Times New Roman"/>
          <w:sz w:val="18"/>
          <w:szCs w:val="18"/>
        </w:rPr>
        <w:t xml:space="preserve">), but </w:t>
      </w:r>
      <w:r w:rsidR="00EA0F36" w:rsidRPr="00AF1F19">
        <w:rPr>
          <w:rFonts w:ascii="Times New Roman" w:hAnsi="Times New Roman" w:cs="Times New Roman"/>
          <w:b/>
          <w:bCs/>
          <w:sz w:val="18"/>
          <w:szCs w:val="18"/>
          <w:rPrChange w:id="35" w:author="Rocha, Jonathan" w:date="2026-02-19T11:04:00Z" w16du:dateUtc="2026-02-19T17:04:00Z">
            <w:rPr>
              <w:rFonts w:ascii="Times New Roman" w:hAnsi="Times New Roman" w:cs="Times New Roman"/>
              <w:sz w:val="18"/>
              <w:szCs w:val="18"/>
            </w:rPr>
          </w:rPrChange>
        </w:rPr>
        <w:t>H</w:t>
      </w:r>
      <w:ins w:id="36" w:author="Rocha, Jonathan" w:date="2026-02-19T11:09:00Z" w16du:dateUtc="2026-02-19T17:09:00Z">
        <w:r w:rsidR="00402661">
          <w:rPr>
            <w:rFonts w:ascii="Times New Roman" w:hAnsi="Times New Roman" w:cs="Times New Roman"/>
            <w:b/>
            <w:bCs/>
            <w:sz w:val="18"/>
            <w:szCs w:val="18"/>
          </w:rPr>
          <w:t xml:space="preserve">ypothesis </w:t>
        </w:r>
      </w:ins>
      <w:r w:rsidR="00EA0F36" w:rsidRPr="00AF1F19">
        <w:rPr>
          <w:rFonts w:ascii="Times New Roman" w:hAnsi="Times New Roman" w:cs="Times New Roman"/>
          <w:b/>
          <w:bCs/>
          <w:sz w:val="18"/>
          <w:szCs w:val="18"/>
          <w:rPrChange w:id="37" w:author="Rocha, Jonathan" w:date="2026-02-19T11:04:00Z" w16du:dateUtc="2026-02-19T17:04:00Z">
            <w:rPr>
              <w:rFonts w:ascii="Times New Roman" w:hAnsi="Times New Roman" w:cs="Times New Roman"/>
              <w:sz w:val="18"/>
              <w:szCs w:val="18"/>
            </w:rPr>
          </w:rPrChange>
        </w:rPr>
        <w:t>1</w:t>
      </w:r>
      <w:ins w:id="38" w:author="Rocha, Jonathan" w:date="2026-02-19T11:09:00Z" w16du:dateUtc="2026-02-19T17:09:00Z">
        <w:r w:rsidR="00402661">
          <w:rPr>
            <w:rFonts w:ascii="Times New Roman" w:hAnsi="Times New Roman" w:cs="Times New Roman"/>
            <w:b/>
            <w:bCs/>
            <w:sz w:val="18"/>
            <w:szCs w:val="18"/>
          </w:rPr>
          <w:t xml:space="preserve"> (H1)</w:t>
        </w:r>
      </w:ins>
      <w:r w:rsidR="00EA0F36" w:rsidRPr="00AF1F19">
        <w:rPr>
          <w:rFonts w:ascii="Times New Roman" w:hAnsi="Times New Roman" w:cs="Times New Roman"/>
          <w:b/>
          <w:bCs/>
          <w:sz w:val="18"/>
          <w:szCs w:val="18"/>
          <w:rPrChange w:id="39" w:author="Rocha, Jonathan" w:date="2026-02-19T11:04:00Z" w16du:dateUtc="2026-02-19T17:04:00Z">
            <w:rPr>
              <w:rFonts w:ascii="Times New Roman" w:hAnsi="Times New Roman" w:cs="Times New Roman"/>
              <w:sz w:val="18"/>
              <w:szCs w:val="18"/>
            </w:rPr>
          </w:rPrChange>
        </w:rPr>
        <w:t xml:space="preserve"> (leading indicator)</w:t>
      </w:r>
      <w:r w:rsidR="00EA0F36">
        <w:rPr>
          <w:rFonts w:ascii="Times New Roman" w:hAnsi="Times New Roman" w:cs="Times New Roman"/>
          <w:sz w:val="18"/>
          <w:szCs w:val="18"/>
        </w:rPr>
        <w:t xml:space="preserve"> lacks global confirmation.</w:t>
      </w:r>
      <w:bookmarkEnd w:id="13"/>
    </w:p>
    <w:p w14:paraId="7712ECBF" w14:textId="7638CF41" w:rsidR="00AF5726" w:rsidRPr="008368CD" w:rsidRDefault="00AF5726" w:rsidP="00D97E29">
      <w:pPr>
        <w:spacing w:after="278"/>
        <w:ind w:left="567" w:right="567"/>
        <w:jc w:val="both"/>
        <w:rPr>
          <w:rFonts w:ascii="Times New Roman" w:hAnsi="Times New Roman" w:cs="Times New Roman"/>
          <w:sz w:val="18"/>
          <w:szCs w:val="18"/>
        </w:rPr>
      </w:pPr>
    </w:p>
    <w:p w14:paraId="11C6B617" w14:textId="77777777" w:rsidR="009D0C6E" w:rsidRPr="00DE46B3" w:rsidRDefault="00BC2661">
      <w:pPr>
        <w:spacing w:after="278"/>
        <w:jc w:val="both"/>
        <w:rPr>
          <w:rFonts w:ascii="Times New Roman" w:hAnsi="Times New Roman" w:cs="Times New Roman"/>
          <w:sz w:val="18"/>
          <w:szCs w:val="18"/>
        </w:rPr>
        <w:pPrChange w:id="40" w:author="Cheun-Jensen, Jacquie" w:date="2026-02-17T17:07:00Z">
          <w:pPr>
            <w:spacing w:after="278"/>
          </w:pPr>
        </w:pPrChange>
      </w:pPr>
      <w:r w:rsidRPr="783F2D85">
        <w:rPr>
          <w:rFonts w:ascii="Times New Roman" w:hAnsi="Times New Roman" w:cs="Times New Roman"/>
          <w:b/>
          <w:bCs/>
          <w:sz w:val="24"/>
          <w:szCs w:val="24"/>
        </w:rPr>
        <w:t>1. Introduction</w:t>
      </w:r>
    </w:p>
    <w:p w14:paraId="44175A6C" w14:textId="4BD925CA" w:rsidR="00A60B72" w:rsidRPr="00896D2E" w:rsidRDefault="002B7341">
      <w:pPr>
        <w:spacing w:after="240"/>
        <w:rPr>
          <w:rFonts w:ascii="Times New Roman" w:hAnsi="Times New Roman" w:cs="Times New Roman"/>
          <w:sz w:val="20"/>
          <w:szCs w:val="20"/>
        </w:rPr>
        <w:pPrChange w:id="41" w:author="Rocha, Jonathan" w:date="2026-02-17T19:17:00Z" w16du:dateUtc="2026-02-18T01:17:00Z">
          <w:pPr>
            <w:spacing w:after="240"/>
            <w:jc w:val="both"/>
          </w:pPr>
        </w:pPrChange>
      </w:pPr>
      <w:r w:rsidRPr="783F2D85">
        <w:rPr>
          <w:rFonts w:ascii="Times New Roman" w:hAnsi="Times New Roman" w:cs="Times New Roman"/>
          <w:sz w:val="20"/>
          <w:szCs w:val="20"/>
        </w:rPr>
        <w:t xml:space="preserve">Financial markets shift through behavioral regimes driven by changing risk appetite, and these shifts are often </w:t>
      </w:r>
      <w:del w:id="42" w:author="Rocha, Jonathan" w:date="2026-02-19T10:56:00Z" w16du:dateUtc="2026-02-19T16:56:00Z">
        <w:r w:rsidRPr="783F2D85" w:rsidDel="00613955">
          <w:rPr>
            <w:rFonts w:ascii="Times New Roman" w:hAnsi="Times New Roman" w:cs="Times New Roman"/>
            <w:sz w:val="20"/>
            <w:szCs w:val="20"/>
          </w:rPr>
          <w:delText>visible</w:delText>
        </w:r>
      </w:del>
      <w:ins w:id="43" w:author="Rocha, Jonathan" w:date="2026-02-19T10:56:00Z" w16du:dateUtc="2026-02-19T16:56:00Z">
        <w:r w:rsidR="00613955">
          <w:rPr>
            <w:rFonts w:ascii="Times New Roman" w:hAnsi="Times New Roman" w:cs="Times New Roman"/>
            <w:sz w:val="20"/>
            <w:szCs w:val="20"/>
          </w:rPr>
          <w:t>evident</w:t>
        </w:r>
      </w:ins>
      <w:r w:rsidRPr="783F2D85">
        <w:rPr>
          <w:rFonts w:ascii="Times New Roman" w:hAnsi="Times New Roman" w:cs="Times New Roman"/>
          <w:sz w:val="20"/>
          <w:szCs w:val="20"/>
        </w:rPr>
        <w:t xml:space="preserve"> in narratives before they fully </w:t>
      </w:r>
      <w:del w:id="44" w:author="Rocha, Jonathan" w:date="2026-02-19T10:56:00Z" w16du:dateUtc="2026-02-19T16:56:00Z">
        <w:r w:rsidRPr="783F2D85" w:rsidDel="00613955">
          <w:rPr>
            <w:rFonts w:ascii="Times New Roman" w:hAnsi="Times New Roman" w:cs="Times New Roman"/>
            <w:sz w:val="20"/>
            <w:szCs w:val="20"/>
          </w:rPr>
          <w:delText>show up</w:delText>
        </w:r>
      </w:del>
      <w:ins w:id="45" w:author="Rocha, Jonathan" w:date="2026-02-19T10:56:00Z" w16du:dateUtc="2026-02-19T16:56:00Z">
        <w:r w:rsidR="00613955">
          <w:rPr>
            <w:rFonts w:ascii="Times New Roman" w:hAnsi="Times New Roman" w:cs="Times New Roman"/>
            <w:sz w:val="20"/>
            <w:szCs w:val="20"/>
          </w:rPr>
          <w:t>materialize</w:t>
        </w:r>
      </w:ins>
      <w:r w:rsidRPr="783F2D85">
        <w:rPr>
          <w:rFonts w:ascii="Times New Roman" w:hAnsi="Times New Roman" w:cs="Times New Roman"/>
          <w:sz w:val="20"/>
          <w:szCs w:val="20"/>
        </w:rPr>
        <w:t xml:space="preserve"> in price indicators. However, most operational risk frameworks still </w:t>
      </w:r>
      <w:r w:rsidR="00B82274" w:rsidRPr="783F2D85">
        <w:rPr>
          <w:rFonts w:ascii="Times New Roman" w:hAnsi="Times New Roman" w:cs="Times New Roman"/>
          <w:sz w:val="20"/>
          <w:szCs w:val="20"/>
        </w:rPr>
        <w:t>rely</w:t>
      </w:r>
      <w:r w:rsidRPr="783F2D85">
        <w:rPr>
          <w:rFonts w:ascii="Times New Roman" w:hAnsi="Times New Roman" w:cs="Times New Roman"/>
          <w:sz w:val="20"/>
          <w:szCs w:val="20"/>
        </w:rPr>
        <w:t xml:space="preserve"> on lagging signals </w:t>
      </w:r>
      <w:r w:rsidR="00B82274" w:rsidRPr="783F2D85">
        <w:rPr>
          <w:rFonts w:ascii="Times New Roman" w:hAnsi="Times New Roman" w:cs="Times New Roman"/>
          <w:sz w:val="20"/>
          <w:szCs w:val="20"/>
        </w:rPr>
        <w:t>such as</w:t>
      </w:r>
      <w:r w:rsidRPr="783F2D85">
        <w:rPr>
          <w:rFonts w:ascii="Times New Roman" w:hAnsi="Times New Roman" w:cs="Times New Roman"/>
          <w:sz w:val="20"/>
          <w:szCs w:val="20"/>
        </w:rPr>
        <w:t xml:space="preserve"> realized volatility and the VIX, which makes it easier to explain regime changes after they </w:t>
      </w:r>
      <w:r w:rsidR="00B82274" w:rsidRPr="783F2D85">
        <w:rPr>
          <w:rFonts w:ascii="Times New Roman" w:hAnsi="Times New Roman" w:cs="Times New Roman"/>
          <w:sz w:val="20"/>
          <w:szCs w:val="20"/>
        </w:rPr>
        <w:t>occur</w:t>
      </w:r>
      <w:r w:rsidRPr="783F2D85">
        <w:rPr>
          <w:rFonts w:ascii="Times New Roman" w:hAnsi="Times New Roman" w:cs="Times New Roman"/>
          <w:sz w:val="20"/>
          <w:szCs w:val="20"/>
        </w:rPr>
        <w:t xml:space="preserve"> than to spot them early for risk management. Major events like the COVID-19 crash, the 2021 GameStop surge, and the 2022 crypto winter highlight this pattern: narrative intensity and cross-market sentiment stress increase quickly as market structures become unstable. </w:t>
      </w:r>
    </w:p>
    <w:p w14:paraId="3176AF0D" w14:textId="77777777" w:rsidR="00A60B72" w:rsidRPr="00896D2E" w:rsidRDefault="00A60B72">
      <w:pPr>
        <w:spacing w:after="278"/>
        <w:rPr>
          <w:rFonts w:ascii="Times New Roman" w:hAnsi="Times New Roman" w:cs="Times New Roman"/>
          <w:sz w:val="20"/>
          <w:szCs w:val="20"/>
        </w:rPr>
        <w:pPrChange w:id="46" w:author="Rocha, Jonathan" w:date="2026-02-17T19:17:00Z" w16du:dateUtc="2026-02-18T01:17:00Z">
          <w:pPr>
            <w:spacing w:after="278"/>
            <w:jc w:val="both"/>
          </w:pPr>
        </w:pPrChange>
      </w:pPr>
      <w:r w:rsidRPr="783F2D85">
        <w:rPr>
          <w:rFonts w:ascii="Times New Roman" w:hAnsi="Times New Roman" w:cs="Times New Roman"/>
          <w:sz w:val="20"/>
          <w:szCs w:val="20"/>
        </w:rPr>
        <w:t xml:space="preserve">Despite growth in financial NLP, most sentiment systems are limited to single assets, narrow source types, or dashboard-style workflows that do not directly produce reproducible regime labels. Traditional regime models also face </w:t>
      </w:r>
      <w:r w:rsidRPr="783F2D85">
        <w:rPr>
          <w:rFonts w:ascii="Times New Roman" w:hAnsi="Times New Roman" w:cs="Times New Roman"/>
          <w:sz w:val="20"/>
          <w:szCs w:val="20"/>
        </w:rPr>
        <w:lastRenderedPageBreak/>
        <w:t>stability issues; Hidden Markov frameworks are often sensitive to local noise and tend to over-switch, reducing their usefulness. Meanwhile, aligning mixed-frequency data remains a major technical challenge because text events are irregular while market bars are regular, and cross-asset spillover effects are poorly captured by isolated models.</w:t>
      </w:r>
    </w:p>
    <w:p w14:paraId="31264F27" w14:textId="77777777" w:rsidR="00A60B72" w:rsidRPr="00896D2E" w:rsidRDefault="00A60B72">
      <w:pPr>
        <w:spacing w:after="278"/>
        <w:rPr>
          <w:rFonts w:ascii="Times New Roman" w:hAnsi="Times New Roman" w:cs="Times New Roman"/>
          <w:sz w:val="20"/>
          <w:szCs w:val="20"/>
        </w:rPr>
        <w:pPrChange w:id="47" w:author="Rocha, Jonathan" w:date="2026-02-17T19:17:00Z" w16du:dateUtc="2026-02-18T01:17:00Z">
          <w:pPr>
            <w:spacing w:after="278"/>
            <w:jc w:val="both"/>
          </w:pPr>
        </w:pPrChange>
      </w:pPr>
      <w:r w:rsidRPr="783F2D85">
        <w:rPr>
          <w:rFonts w:ascii="Times New Roman" w:hAnsi="Times New Roman" w:cs="Times New Roman"/>
          <w:sz w:val="20"/>
          <w:szCs w:val="20"/>
        </w:rPr>
        <w:t>This study proposes a practical two-layer cross-asset architecture to address these issues. The first layer develops aligned volatility and sentiment features from market and text data, while the second layer applies a Statistical Jump Model to maintain persistence and prevent frequent switches. This design aims to move beyond single-market sentiment scoring toward a regime-based system that can be audited, rerun, and interpreted consistently across Equities, Crypto, Forex, and Commodities.</w:t>
      </w:r>
    </w:p>
    <w:p w14:paraId="25B7654F" w14:textId="4100241E" w:rsidR="00A60B72" w:rsidRPr="00896D2E" w:rsidRDefault="00A60B72">
      <w:pPr>
        <w:spacing w:after="278"/>
        <w:rPr>
          <w:rFonts w:ascii="Times New Roman" w:hAnsi="Times New Roman" w:cs="Times New Roman"/>
          <w:sz w:val="20"/>
          <w:szCs w:val="20"/>
        </w:rPr>
        <w:pPrChange w:id="48" w:author="Rocha, Jonathan" w:date="2026-02-17T19:17:00Z" w16du:dateUtc="2026-02-18T01:17:00Z">
          <w:pPr>
            <w:spacing w:after="278"/>
            <w:jc w:val="both"/>
          </w:pPr>
        </w:pPrChange>
      </w:pPr>
      <w:r w:rsidRPr="783F2D85">
        <w:rPr>
          <w:rFonts w:ascii="Times New Roman" w:hAnsi="Times New Roman" w:cs="Times New Roman"/>
          <w:sz w:val="20"/>
          <w:szCs w:val="20"/>
        </w:rPr>
        <w:t xml:space="preserve">The goal is to test whether cross-asset sentiment structures can offer lead or transition insights that complement traditional volatility measures. In this framework, </w:t>
      </w:r>
      <w:ins w:id="49" w:author="Rocha, Jonathan" w:date="2026-02-17T19:23:00Z" w16du:dateUtc="2026-02-18T01:23:00Z">
        <w:r w:rsidR="00675C0C" w:rsidRPr="00A0041E">
          <w:rPr>
            <w:rFonts w:ascii="Times New Roman" w:hAnsi="Times New Roman" w:cs="Times New Roman"/>
            <w:b/>
            <w:bCs/>
            <w:sz w:val="20"/>
            <w:szCs w:val="20"/>
            <w:rPrChange w:id="50" w:author="Rocha, Jonathan" w:date="2026-02-17T19:25:00Z" w16du:dateUtc="2026-02-18T01:25:00Z">
              <w:rPr>
                <w:rFonts w:ascii="Times New Roman" w:hAnsi="Times New Roman" w:cs="Times New Roman"/>
                <w:b/>
                <w:bCs/>
                <w:sz w:val="20"/>
                <w:szCs w:val="20"/>
                <w:highlight w:val="yellow"/>
              </w:rPr>
            </w:rPrChange>
          </w:rPr>
          <w:t>Hypothesis 1</w:t>
        </w:r>
        <w:r w:rsidR="005F5227" w:rsidRPr="00A0041E">
          <w:rPr>
            <w:rFonts w:ascii="Times New Roman" w:hAnsi="Times New Roman" w:cs="Times New Roman"/>
            <w:b/>
            <w:bCs/>
            <w:sz w:val="20"/>
            <w:szCs w:val="20"/>
            <w:rPrChange w:id="51" w:author="Rocha, Jonathan" w:date="2026-02-17T19:25:00Z" w16du:dateUtc="2026-02-18T01:25:00Z">
              <w:rPr>
                <w:rFonts w:ascii="Times New Roman" w:hAnsi="Times New Roman" w:cs="Times New Roman"/>
                <w:b/>
                <w:bCs/>
                <w:sz w:val="20"/>
                <w:szCs w:val="20"/>
                <w:highlight w:val="yellow"/>
              </w:rPr>
            </w:rPrChange>
          </w:rPr>
          <w:t xml:space="preserve"> (</w:t>
        </w:r>
      </w:ins>
      <w:ins w:id="52" w:author="Rocha, Jonathan" w:date="2026-02-17T19:24:00Z" w16du:dateUtc="2026-02-18T01:24:00Z">
        <w:r w:rsidR="005F5227" w:rsidRPr="00A0041E">
          <w:rPr>
            <w:rFonts w:ascii="Times New Roman" w:hAnsi="Times New Roman" w:cs="Times New Roman"/>
            <w:b/>
            <w:bCs/>
            <w:sz w:val="20"/>
            <w:szCs w:val="20"/>
            <w:rPrChange w:id="53" w:author="Rocha, Jonathan" w:date="2026-02-17T19:25:00Z" w16du:dateUtc="2026-02-18T01:25:00Z">
              <w:rPr>
                <w:rFonts w:ascii="Times New Roman" w:hAnsi="Times New Roman" w:cs="Times New Roman"/>
                <w:b/>
                <w:bCs/>
                <w:sz w:val="20"/>
                <w:szCs w:val="20"/>
                <w:highlight w:val="yellow"/>
              </w:rPr>
            </w:rPrChange>
          </w:rPr>
          <w:t>H1)</w:t>
        </w:r>
      </w:ins>
      <w:del w:id="54" w:author="Rocha, Jonathan" w:date="2026-02-17T19:23:00Z" w16du:dateUtc="2026-02-18T01:23:00Z">
        <w:r w:rsidRPr="00A0041E" w:rsidDel="00675C0C">
          <w:rPr>
            <w:rFonts w:ascii="Times New Roman" w:hAnsi="Times New Roman" w:cs="Times New Roman"/>
            <w:b/>
            <w:bCs/>
            <w:sz w:val="20"/>
            <w:szCs w:val="20"/>
            <w:rPrChange w:id="55" w:author="Rocha, Jonathan" w:date="2026-02-17T19:25:00Z" w16du:dateUtc="2026-02-18T01:25:00Z">
              <w:rPr>
                <w:rFonts w:ascii="Times New Roman" w:hAnsi="Times New Roman" w:cs="Times New Roman"/>
                <w:sz w:val="20"/>
                <w:szCs w:val="20"/>
              </w:rPr>
            </w:rPrChange>
          </w:rPr>
          <w:delText>H1</w:delText>
        </w:r>
      </w:del>
      <w:r w:rsidRPr="783F2D85">
        <w:rPr>
          <w:rFonts w:ascii="Times New Roman" w:hAnsi="Times New Roman" w:cs="Times New Roman"/>
          <w:sz w:val="20"/>
          <w:szCs w:val="20"/>
        </w:rPr>
        <w:t xml:space="preserve"> assesses global lead-time behavior </w:t>
      </w:r>
      <w:del w:id="56" w:author="Rocha, Jonathan" w:date="2026-02-26T11:09:00Z" w16du:dateUtc="2026-02-26T17:09:00Z">
        <w:r w:rsidRPr="783F2D85" w:rsidDel="00CA34B1">
          <w:rPr>
            <w:rFonts w:ascii="Times New Roman" w:hAnsi="Times New Roman" w:cs="Times New Roman"/>
            <w:sz w:val="20"/>
            <w:szCs w:val="20"/>
          </w:rPr>
          <w:delText>against</w:delText>
        </w:r>
      </w:del>
      <w:ins w:id="57" w:author="Rocha, Jonathan" w:date="2026-02-26T11:09:00Z" w16du:dateUtc="2026-02-26T17:09:00Z">
        <w:r w:rsidR="00CA34B1">
          <w:rPr>
            <w:rFonts w:ascii="Times New Roman" w:hAnsi="Times New Roman" w:cs="Times New Roman"/>
            <w:sz w:val="20"/>
            <w:szCs w:val="20"/>
          </w:rPr>
          <w:t>in response to</w:t>
        </w:r>
      </w:ins>
      <w:r w:rsidRPr="783F2D85">
        <w:rPr>
          <w:rFonts w:ascii="Times New Roman" w:hAnsi="Times New Roman" w:cs="Times New Roman"/>
          <w:sz w:val="20"/>
          <w:szCs w:val="20"/>
        </w:rPr>
        <w:t xml:space="preserve"> VIX-based stress; </w:t>
      </w:r>
      <w:ins w:id="58" w:author="Rocha, Jonathan" w:date="2026-02-17T19:24:00Z" w16du:dateUtc="2026-02-18T01:24:00Z">
        <w:r w:rsidR="005F5227" w:rsidRPr="00A0041E">
          <w:rPr>
            <w:rFonts w:ascii="Times New Roman" w:hAnsi="Times New Roman" w:cs="Times New Roman"/>
            <w:b/>
            <w:bCs/>
            <w:sz w:val="20"/>
            <w:szCs w:val="20"/>
            <w:rPrChange w:id="59" w:author="Rocha, Jonathan" w:date="2026-02-17T19:25:00Z" w16du:dateUtc="2026-02-18T01:25:00Z">
              <w:rPr>
                <w:rFonts w:ascii="Times New Roman" w:hAnsi="Times New Roman" w:cs="Times New Roman"/>
                <w:b/>
                <w:bCs/>
                <w:sz w:val="20"/>
                <w:szCs w:val="20"/>
                <w:highlight w:val="yellow"/>
              </w:rPr>
            </w:rPrChange>
          </w:rPr>
          <w:t>Hypothesis 2 (H2)</w:t>
        </w:r>
      </w:ins>
      <w:del w:id="60" w:author="Rocha, Jonathan" w:date="2026-02-17T19:24:00Z" w16du:dateUtc="2026-02-18T01:24:00Z">
        <w:r w:rsidRPr="00A0041E" w:rsidDel="005F5227">
          <w:rPr>
            <w:rFonts w:ascii="Times New Roman" w:hAnsi="Times New Roman" w:cs="Times New Roman"/>
            <w:b/>
            <w:bCs/>
            <w:sz w:val="20"/>
            <w:szCs w:val="20"/>
            <w:rPrChange w:id="61" w:author="Rocha, Jonathan" w:date="2026-02-17T19:25:00Z" w16du:dateUtc="2026-02-18T01:25:00Z">
              <w:rPr>
                <w:rFonts w:ascii="Times New Roman" w:hAnsi="Times New Roman" w:cs="Times New Roman"/>
                <w:sz w:val="20"/>
                <w:szCs w:val="20"/>
              </w:rPr>
            </w:rPrChange>
          </w:rPr>
          <w:delText>H2</w:delText>
        </w:r>
      </w:del>
      <w:r w:rsidRPr="783F2D85">
        <w:rPr>
          <w:rFonts w:ascii="Times New Roman" w:hAnsi="Times New Roman" w:cs="Times New Roman"/>
          <w:sz w:val="20"/>
          <w:szCs w:val="20"/>
        </w:rPr>
        <w:t xml:space="preserve"> examines divergence patterns near regime shifts; and </w:t>
      </w:r>
      <w:ins w:id="62" w:author="Rocha, Jonathan" w:date="2026-02-17T19:24:00Z" w16du:dateUtc="2026-02-18T01:24:00Z">
        <w:r w:rsidR="005F5227" w:rsidRPr="00347D26">
          <w:rPr>
            <w:b/>
            <w:bCs/>
            <w:sz w:val="20"/>
            <w:szCs w:val="20"/>
            <w:rPrChange w:id="63" w:author="Rocha, Jonathan" w:date="2026-02-17T19:26:00Z" w16du:dateUtc="2026-02-18T01:26:00Z">
              <w:rPr>
                <w:rFonts w:ascii="Times New Roman" w:hAnsi="Times New Roman" w:cs="Times New Roman"/>
                <w:b/>
                <w:bCs/>
                <w:sz w:val="20"/>
                <w:szCs w:val="20"/>
                <w:highlight w:val="yellow"/>
              </w:rPr>
            </w:rPrChange>
          </w:rPr>
          <w:t>Hypothesis 3 (H3)</w:t>
        </w:r>
      </w:ins>
      <w:del w:id="64" w:author="Rocha, Jonathan" w:date="2026-02-17T19:24:00Z" w16du:dateUtc="2026-02-18T01:24:00Z">
        <w:r w:rsidRPr="00347D26" w:rsidDel="005F5227">
          <w:rPr>
            <w:b/>
            <w:bCs/>
            <w:sz w:val="20"/>
            <w:szCs w:val="20"/>
            <w:highlight w:val="yellow"/>
            <w:rPrChange w:id="65" w:author="Rocha, Jonathan" w:date="2026-02-17T19:26:00Z" w16du:dateUtc="2026-02-18T01:26:00Z">
              <w:rPr>
                <w:rFonts w:ascii="Times New Roman" w:hAnsi="Times New Roman" w:cs="Times New Roman"/>
                <w:sz w:val="20"/>
                <w:szCs w:val="20"/>
              </w:rPr>
            </w:rPrChange>
          </w:rPr>
          <w:delText>H3</w:delText>
        </w:r>
      </w:del>
      <w:r w:rsidRPr="00347D26">
        <w:rPr>
          <w:rFonts w:ascii="Times New Roman" w:hAnsi="Times New Roman" w:cs="Times New Roman"/>
          <w:sz w:val="16"/>
          <w:szCs w:val="16"/>
          <w:rPrChange w:id="66" w:author="Rocha, Jonathan" w:date="2026-02-17T19:26:00Z" w16du:dateUtc="2026-02-18T01:26:00Z">
            <w:rPr>
              <w:rFonts w:ascii="Times New Roman" w:hAnsi="Times New Roman" w:cs="Times New Roman"/>
              <w:sz w:val="20"/>
              <w:szCs w:val="20"/>
            </w:rPr>
          </w:rPrChange>
        </w:rPr>
        <w:t xml:space="preserve"> </w:t>
      </w:r>
      <w:r w:rsidRPr="783F2D85">
        <w:rPr>
          <w:rFonts w:ascii="Times New Roman" w:hAnsi="Times New Roman" w:cs="Times New Roman"/>
          <w:sz w:val="20"/>
          <w:szCs w:val="20"/>
        </w:rPr>
        <w:t xml:space="preserve">investigates </w:t>
      </w:r>
      <w:del w:id="67" w:author="Rocha, Jonathan" w:date="2026-02-26T11:09:00Z" w16du:dateUtc="2026-02-26T17:09:00Z">
        <w:r w:rsidRPr="783F2D85" w:rsidDel="00CA34B1">
          <w:rPr>
            <w:rFonts w:ascii="Times New Roman" w:hAnsi="Times New Roman" w:cs="Times New Roman"/>
            <w:sz w:val="20"/>
            <w:szCs w:val="20"/>
          </w:rPr>
          <w:delText xml:space="preserve">the </w:delText>
        </w:r>
      </w:del>
      <w:r w:rsidRPr="783F2D85">
        <w:rPr>
          <w:rFonts w:ascii="Times New Roman" w:hAnsi="Times New Roman" w:cs="Times New Roman"/>
          <w:sz w:val="20"/>
          <w:szCs w:val="20"/>
        </w:rPr>
        <w:t>connectedness across stable and transitioning regimes.</w:t>
      </w:r>
    </w:p>
    <w:p w14:paraId="3F830573" w14:textId="77777777" w:rsidR="00A60B72" w:rsidRPr="00896D2E" w:rsidRDefault="00A60B72">
      <w:pPr>
        <w:spacing w:after="278"/>
        <w:rPr>
          <w:rFonts w:ascii="Times New Roman" w:hAnsi="Times New Roman" w:cs="Times New Roman"/>
          <w:sz w:val="20"/>
          <w:szCs w:val="20"/>
        </w:rPr>
        <w:pPrChange w:id="68" w:author="Rocha, Jonathan" w:date="2026-02-17T19:17:00Z" w16du:dateUtc="2026-02-18T01:17:00Z">
          <w:pPr>
            <w:spacing w:after="278"/>
            <w:jc w:val="both"/>
          </w:pPr>
        </w:pPrChange>
      </w:pPr>
      <w:r w:rsidRPr="783F2D85">
        <w:rPr>
          <w:rFonts w:ascii="Times New Roman" w:hAnsi="Times New Roman" w:cs="Times New Roman"/>
          <w:sz w:val="20"/>
          <w:szCs w:val="20"/>
        </w:rPr>
        <w:t>This research provides a reproducible end-to-end framework with established artifacts, walk-forward evaluation, and protocol-driven hypothesis testing. The results support divergence and connectedness mechanisms (H2 and H3), while the expected global lead-time advantage over VIX (H1) was not confirmed under the fixed criteria. Therefore, the study limits its conclusions to findings directly supported by the evidence base.</w:t>
      </w:r>
    </w:p>
    <w:p w14:paraId="5B8D8481" w14:textId="77FCFD01" w:rsidR="009D0C6E" w:rsidRPr="00DE46B3" w:rsidRDefault="00BC2661" w:rsidP="007748AA">
      <w:pPr>
        <w:spacing w:after="278"/>
        <w:rPr>
          <w:rFonts w:ascii="Times New Roman" w:hAnsi="Times New Roman" w:cs="Times New Roman"/>
          <w:sz w:val="18"/>
          <w:szCs w:val="18"/>
        </w:rPr>
      </w:pPr>
      <w:bookmarkStart w:id="69" w:name="OLE_LINK3"/>
      <w:r w:rsidRPr="783F2D85">
        <w:rPr>
          <w:rFonts w:ascii="Times New Roman" w:hAnsi="Times New Roman" w:cs="Times New Roman"/>
          <w:b/>
          <w:bCs/>
          <w:sz w:val="24"/>
          <w:szCs w:val="24"/>
        </w:rPr>
        <w:t>2. Literature Review</w:t>
      </w:r>
    </w:p>
    <w:p w14:paraId="4A10119A" w14:textId="77777777" w:rsidR="00CA34B1" w:rsidRPr="00CA34B1" w:rsidRDefault="00CA34B1" w:rsidP="00CA34B1">
      <w:pPr>
        <w:spacing w:after="240" w:line="278" w:lineRule="auto"/>
        <w:rPr>
          <w:ins w:id="70" w:author="Rocha, Jonathan" w:date="2026-02-26T11:09:00Z" w16du:dateUtc="2026-02-26T17:09:00Z"/>
          <w:rFonts w:ascii="Times New Roman" w:eastAsiaTheme="minorEastAsia" w:hAnsi="Times New Roman" w:cs="Times New Roman"/>
          <w:b/>
          <w:bCs/>
          <w:kern w:val="2"/>
          <w:sz w:val="20"/>
          <w:szCs w:val="20"/>
        </w:rPr>
      </w:pPr>
      <w:ins w:id="71" w:author="Rocha, Jonathan" w:date="2026-02-26T11:09:00Z" w16du:dateUtc="2026-02-26T17:09:00Z">
        <w:r w:rsidRPr="00CA34B1">
          <w:rPr>
            <w:rFonts w:ascii="Times New Roman" w:eastAsiaTheme="minorEastAsia" w:hAnsi="Times New Roman" w:cs="Times New Roman"/>
            <w:b/>
            <w:bCs/>
            <w:kern w:val="2"/>
            <w:sz w:val="20"/>
            <w:szCs w:val="20"/>
          </w:rPr>
          <w:t>2.1 Transformer Models in Financial Sentiment Analysis</w:t>
        </w:r>
      </w:ins>
    </w:p>
    <w:p w14:paraId="65802173" w14:textId="77777777" w:rsidR="00CA34B1" w:rsidRPr="00CA34B1" w:rsidRDefault="00CA34B1" w:rsidP="00CA34B1">
      <w:pPr>
        <w:spacing w:after="240" w:line="278" w:lineRule="auto"/>
        <w:rPr>
          <w:ins w:id="72" w:author="Rocha, Jonathan" w:date="2026-02-26T11:09:00Z" w16du:dateUtc="2026-02-26T17:09:00Z"/>
          <w:rFonts w:ascii="Times New Roman" w:eastAsiaTheme="minorEastAsia" w:hAnsi="Times New Roman" w:cs="Times New Roman"/>
          <w:kern w:val="2"/>
          <w:sz w:val="20"/>
          <w:szCs w:val="20"/>
        </w:rPr>
      </w:pPr>
      <w:ins w:id="73" w:author="Rocha, Jonathan" w:date="2026-02-26T11:09:00Z" w16du:dateUtc="2026-02-26T17:09:00Z">
        <w:r w:rsidRPr="00CA34B1">
          <w:rPr>
            <w:rFonts w:ascii="Times New Roman" w:eastAsiaTheme="minorEastAsia" w:hAnsi="Times New Roman" w:cs="Times New Roman"/>
            <w:kern w:val="2"/>
            <w:sz w:val="20"/>
            <w:szCs w:val="20"/>
          </w:rPr>
          <w:t xml:space="preserve">The evolution of financial sentiment analysis mirrors the broader transition in NLP from rule-based methods to contextual language models. Loughran and McDonald (2011) showed that generic sentiment dictionaries yield low precision for financial texts because words like "liability" carry distinct semantic valence in finance, establishing the need for domain-specific resources. Araci (2019) introduced FinBERT, a BERT model fine-tuned on financial news and reports that improved accuracy by 15% over prior methods and performed well even with as few as 500 labeled samples, demonstrating the viability of transfer learning for financial NLP. Mishev et al. (2020) systematically compared lexicons through transformers in over 100 experiments, finding that BERT and </w:t>
        </w:r>
        <w:r w:rsidRPr="00CA34B1">
          <w:rPr>
            <w:rFonts w:ascii="Times New Roman" w:eastAsiaTheme="minorEastAsia" w:hAnsi="Times New Roman" w:cs="Times New Roman"/>
            <w:kern w:val="2"/>
            <w:sz w:val="20"/>
            <w:szCs w:val="20"/>
          </w:rPr>
          <w:lastRenderedPageBreak/>
          <w:t>ALBERT-xxlarge achieved Matthews Correlation Coefficients of 0.895 and 0.881, respectively, while distilled models like DistilBERT retained over 95% of BERT's accuracy with 40% fewer parameters—making them suitable for production deployment.</w:t>
        </w:r>
      </w:ins>
    </w:p>
    <w:p w14:paraId="7F90372E" w14:textId="77777777" w:rsidR="00CA34B1" w:rsidRPr="00CA34B1" w:rsidRDefault="00CA34B1" w:rsidP="00CA34B1">
      <w:pPr>
        <w:spacing w:after="240" w:line="278" w:lineRule="auto"/>
        <w:rPr>
          <w:ins w:id="74" w:author="Rocha, Jonathan" w:date="2026-02-26T11:09:00Z" w16du:dateUtc="2026-02-26T17:09:00Z"/>
          <w:rFonts w:ascii="Times New Roman" w:eastAsiaTheme="minorEastAsia" w:hAnsi="Times New Roman" w:cs="Times New Roman"/>
          <w:kern w:val="2"/>
          <w:sz w:val="20"/>
          <w:szCs w:val="20"/>
        </w:rPr>
      </w:pPr>
      <w:ins w:id="75" w:author="Rocha, Jonathan" w:date="2026-02-26T11:09:00Z" w16du:dateUtc="2026-02-26T17:09:00Z">
        <w:r w:rsidRPr="00CA34B1">
          <w:rPr>
            <w:rFonts w:ascii="Times New Roman" w:eastAsiaTheme="minorEastAsia" w:hAnsi="Times New Roman" w:cs="Times New Roman"/>
            <w:kern w:val="2"/>
            <w:sz w:val="20"/>
            <w:szCs w:val="20"/>
          </w:rPr>
          <w:t>The emergence of LLMs has expanded the toolkit for financial sentiment analysis, though with important trade-offs. Zero-shot and few-shot evaluations show that general-purpose LLMs can classify financial texts without supervised adaptation: Fatouros et al. (2023) reported approximately 35% higher sentiment classification accuracy with ChatGPT 3.5 over FinBERT for forex sentiment, while Shen and Zhang (2024) found that GPT-4o with few-shot prompting achieved competitive results, though FinBERT with domain-specific pretraining still outperformed on precision, recall, and F1-score. Fine-tuned LLMs show further gains—Konstantinidis et al. (2024) developed FinLlama using LoRA adaptation, achieving 44.7% higher cumulative returns than FinBERT-based portfolios, and Luo and Gong (2024) improved Financial PhraseBank accuracy from 0.86 to 0.90 through supervised fine-tuning of LLaMA-2.</w:t>
        </w:r>
      </w:ins>
    </w:p>
    <w:p w14:paraId="5AA1C9F5" w14:textId="77777777" w:rsidR="00CA34B1" w:rsidRPr="00CA34B1" w:rsidRDefault="00CA34B1" w:rsidP="00CA34B1">
      <w:pPr>
        <w:spacing w:after="240" w:line="278" w:lineRule="auto"/>
        <w:rPr>
          <w:ins w:id="76" w:author="Rocha, Jonathan" w:date="2026-02-26T11:09:00Z" w16du:dateUtc="2026-02-26T17:09:00Z"/>
          <w:rFonts w:ascii="Times New Roman" w:eastAsiaTheme="minorEastAsia" w:hAnsi="Times New Roman" w:cs="Times New Roman"/>
          <w:kern w:val="2"/>
          <w:sz w:val="20"/>
          <w:szCs w:val="20"/>
        </w:rPr>
      </w:pPr>
      <w:ins w:id="77" w:author="Rocha, Jonathan" w:date="2026-02-26T11:09:00Z" w16du:dateUtc="2026-02-26T17:09:00Z">
        <w:r w:rsidRPr="00CA34B1">
          <w:rPr>
            <w:rFonts w:ascii="Times New Roman" w:eastAsiaTheme="minorEastAsia" w:hAnsi="Times New Roman" w:cs="Times New Roman"/>
            <w:kern w:val="2"/>
            <w:sz w:val="20"/>
            <w:szCs w:val="20"/>
          </w:rPr>
          <w:t>Systematic benchmarks confirm these patterns. Nasiopoulos et al. (2025) found that fine-tuned GPT-4o and GPT-4o-mini achieved 87.79% accuracy, outperforming BERT models by approximately 9% but at substantially higher computational cost. Mahendran et al. (2025) noted that DistilBERT retains 97% of BERT's capabilities at half the parameters, making it suitable for real-time monitoring. Liu et al. (2024) emphasized that practical LLM deployment in finance requires careful attention to inference latency and domain-specific calibration. Ergun and Sefer (2025) proposed FinSentiment, a transfer-learning framework that produces finance-specific versions of BERT, RoBERTa, GPT, Llama, and T5, and found that RoBERTa pretrained on financial text achieved state-of-the-art results even with as few as 250 labeled samples—a result particularly relevant to our ensemble design.</w:t>
        </w:r>
      </w:ins>
    </w:p>
    <w:p w14:paraId="0BCDAB93" w14:textId="77777777" w:rsidR="00CA34B1" w:rsidRPr="00CA34B1" w:rsidRDefault="00CA34B1" w:rsidP="00CA34B1">
      <w:pPr>
        <w:spacing w:after="240" w:line="278" w:lineRule="auto"/>
        <w:rPr>
          <w:ins w:id="78" w:author="Rocha, Jonathan" w:date="2026-02-26T11:09:00Z" w16du:dateUtc="2026-02-26T17:09:00Z"/>
          <w:rFonts w:ascii="Times New Roman" w:eastAsiaTheme="minorEastAsia" w:hAnsi="Times New Roman" w:cs="Times New Roman"/>
          <w:kern w:val="2"/>
          <w:sz w:val="20"/>
          <w:szCs w:val="20"/>
        </w:rPr>
      </w:pPr>
      <w:ins w:id="79" w:author="Rocha, Jonathan" w:date="2026-02-26T11:09:00Z" w16du:dateUtc="2026-02-26T17:09:00Z">
        <w:r w:rsidRPr="00CA34B1">
          <w:rPr>
            <w:rFonts w:ascii="Times New Roman" w:eastAsiaTheme="minorEastAsia" w:hAnsi="Times New Roman" w:cs="Times New Roman"/>
            <w:kern w:val="2"/>
            <w:sz w:val="20"/>
            <w:szCs w:val="20"/>
          </w:rPr>
          <w:t xml:space="preserve">Corpus composition and feature engineering also influence model performance. Delgadillo et al. (2024) developed FinSoSent, pretrained on 49 million words of financial news, and found through over 860 experiments that hyperparameter configuration is as important as domain-specific pretraining, with accuracy remaining in the 50–60% range even for specialized models. Cicekyurt and Bakal (2025) showed that BERT-based knowledge transfer to stock market tweets yields significant gains over training from scratch, particularly with limited labeled data. Sun et al. (2025) introduced EnhancedFinSentiBERT, a three-branch architecture combining financial pretraining, dictionary knowledge embedding, and neutral feature extraction, achieving F1 scores of 87.0–97.6% across benchmark datasets and demonstrating that architectural innovations </w:t>
        </w:r>
        <w:r w:rsidRPr="00CA34B1">
          <w:rPr>
            <w:rFonts w:ascii="Times New Roman" w:eastAsiaTheme="minorEastAsia" w:hAnsi="Times New Roman" w:cs="Times New Roman"/>
            <w:kern w:val="2"/>
            <w:sz w:val="20"/>
            <w:szCs w:val="20"/>
          </w:rPr>
          <w:lastRenderedPageBreak/>
          <w:t>beyond model scaling remain valuable. Recent synthesis work by Todd et al. (2024) and Ehsan et al. (2025) identifies recurring weaknesses in financial sentiment studies, including inconsistent benchmark design and under-reporting of deployment trade-offs, while findings from Moradi-Kamali et al. (2025) and Gu and Song (2026) confirm that finance-specific language modeling improves directional signal quality, though gains are sensitive to task framing and temporal validation.</w:t>
        </w:r>
      </w:ins>
    </w:p>
    <w:p w14:paraId="6C3BEBA2" w14:textId="77777777" w:rsidR="00CA34B1" w:rsidRPr="00CA34B1" w:rsidRDefault="00CA34B1" w:rsidP="00CA34B1">
      <w:pPr>
        <w:spacing w:after="240" w:line="278" w:lineRule="auto"/>
        <w:rPr>
          <w:ins w:id="80" w:author="Rocha, Jonathan" w:date="2026-02-26T11:09:00Z" w16du:dateUtc="2026-02-26T17:09:00Z"/>
          <w:rFonts w:ascii="Times New Roman" w:eastAsiaTheme="minorEastAsia" w:hAnsi="Times New Roman" w:cs="Times New Roman"/>
          <w:b/>
          <w:bCs/>
          <w:kern w:val="2"/>
          <w:sz w:val="20"/>
          <w:szCs w:val="20"/>
        </w:rPr>
      </w:pPr>
      <w:ins w:id="81" w:author="Rocha, Jonathan" w:date="2026-02-26T11:09:00Z" w16du:dateUtc="2026-02-26T17:09:00Z">
        <w:r w:rsidRPr="00CA34B1">
          <w:rPr>
            <w:rFonts w:ascii="Times New Roman" w:eastAsiaTheme="minorEastAsia" w:hAnsi="Times New Roman" w:cs="Times New Roman"/>
            <w:b/>
            <w:bCs/>
            <w:kern w:val="2"/>
            <w:sz w:val="20"/>
            <w:szCs w:val="20"/>
          </w:rPr>
          <w:t>2.2 Financial Sentiment and Market Prediction</w:t>
        </w:r>
      </w:ins>
    </w:p>
    <w:p w14:paraId="51CB9FC2" w14:textId="77777777" w:rsidR="00CA34B1" w:rsidRPr="00CA34B1" w:rsidRDefault="00CA34B1" w:rsidP="00CA34B1">
      <w:pPr>
        <w:spacing w:after="240" w:line="278" w:lineRule="auto"/>
        <w:rPr>
          <w:ins w:id="82" w:author="Rocha, Jonathan" w:date="2026-02-26T11:09:00Z" w16du:dateUtc="2026-02-26T17:09:00Z"/>
          <w:rFonts w:ascii="Times New Roman" w:eastAsiaTheme="minorEastAsia" w:hAnsi="Times New Roman" w:cs="Times New Roman"/>
          <w:kern w:val="2"/>
          <w:sz w:val="20"/>
          <w:szCs w:val="20"/>
        </w:rPr>
      </w:pPr>
      <w:ins w:id="83" w:author="Rocha, Jonathan" w:date="2026-02-26T11:09:00Z" w16du:dateUtc="2026-02-26T17:09:00Z">
        <w:r w:rsidRPr="00CA34B1">
          <w:rPr>
            <w:rFonts w:ascii="Times New Roman" w:eastAsiaTheme="minorEastAsia" w:hAnsi="Times New Roman" w:cs="Times New Roman"/>
            <w:kern w:val="2"/>
            <w:sz w:val="20"/>
            <w:szCs w:val="20"/>
          </w:rPr>
          <w:t>The theoretical foundations of behavioral finance trace to Keynes' (1936/1973) concept of "animal spirits," which anticipated research demonstrating that markets are arenas of collective psychology, not merely information-processing mechanisms. Baker and Wurgler (2007) operationalized investor sentiment through a composite index derived from six market-based proxies (closed-end fund discount, NYSE turnover, IPO volume, first-day IPO returns, equity share in new issues, and dividend premium). Their finding that sentiment predicts cross-sectional stock returns—with effects concentrated in hard-to-arbitrage, hard-to-value stocks—established sentiment as a systematic factor, with a 0.43 correlation with contemporaneous returns and significant predictive power during sentiment extremes.</w:t>
        </w:r>
      </w:ins>
    </w:p>
    <w:p w14:paraId="0BBCC3B3" w14:textId="77777777" w:rsidR="00CA34B1" w:rsidRPr="00CA34B1" w:rsidRDefault="00CA34B1" w:rsidP="00CA34B1">
      <w:pPr>
        <w:spacing w:after="240" w:line="278" w:lineRule="auto"/>
        <w:rPr>
          <w:ins w:id="84" w:author="Rocha, Jonathan" w:date="2026-02-26T11:09:00Z" w16du:dateUtc="2026-02-26T17:09:00Z"/>
          <w:rFonts w:ascii="Times New Roman" w:eastAsiaTheme="minorEastAsia" w:hAnsi="Times New Roman" w:cs="Times New Roman"/>
          <w:kern w:val="2"/>
          <w:sz w:val="20"/>
          <w:szCs w:val="20"/>
        </w:rPr>
      </w:pPr>
      <w:ins w:id="85" w:author="Rocha, Jonathan" w:date="2026-02-26T11:09:00Z" w16du:dateUtc="2026-02-26T17:09:00Z">
        <w:r w:rsidRPr="00CA34B1">
          <w:rPr>
            <w:rFonts w:ascii="Times New Roman" w:eastAsiaTheme="minorEastAsia" w:hAnsi="Times New Roman" w:cs="Times New Roman"/>
            <w:kern w:val="2"/>
            <w:sz w:val="20"/>
            <w:szCs w:val="20"/>
          </w:rPr>
          <w:t>Bollen et al. (2011) conducted a foundational study using approximately 9.8 million tweets, finding that the "Calm" dimension of aggregate mood demonstrated Granger causality with DJIA movements at lags of 2–6 days, with a Self-Organizing Fuzzy Neural Network achieving 86.7% directional accuracy—establishing that social media mood contains forward-looking market information. Renault (2017) extended this to intraday timeframes using StockTwits, finding that first-half-hour sentiment predicts last-half-hour returns (74–76% accuracy), driven primarily by novice traders whose sentiment extremes often precede market turning points.</w:t>
        </w:r>
      </w:ins>
    </w:p>
    <w:p w14:paraId="63AC64EB" w14:textId="77777777" w:rsidR="00CA34B1" w:rsidRPr="00CA34B1" w:rsidRDefault="00CA34B1" w:rsidP="00CA34B1">
      <w:pPr>
        <w:spacing w:after="240" w:line="278" w:lineRule="auto"/>
        <w:rPr>
          <w:ins w:id="86" w:author="Rocha, Jonathan" w:date="2026-02-26T11:09:00Z" w16du:dateUtc="2026-02-26T17:09:00Z"/>
          <w:rFonts w:ascii="Times New Roman" w:eastAsiaTheme="minorEastAsia" w:hAnsi="Times New Roman" w:cs="Times New Roman"/>
          <w:kern w:val="2"/>
          <w:sz w:val="20"/>
          <w:szCs w:val="20"/>
        </w:rPr>
      </w:pPr>
      <w:ins w:id="87" w:author="Rocha, Jonathan" w:date="2026-02-26T11:09:00Z" w16du:dateUtc="2026-02-26T17:09:00Z">
        <w:r w:rsidRPr="00CA34B1">
          <w:rPr>
            <w:rFonts w:ascii="Times New Roman" w:eastAsiaTheme="minorEastAsia" w:hAnsi="Times New Roman" w:cs="Times New Roman"/>
            <w:kern w:val="2"/>
            <w:sz w:val="20"/>
            <w:szCs w:val="20"/>
          </w:rPr>
          <w:t xml:space="preserve">Cryptocurrency markets—characterized by 24/7 trading, high retail participation, and strong social media presence—provide a natural environment for sentiment research. Kraaijeveld and De Smedt (2020) found significant predictive relationships between Twitter sentiment and crypto returns for Bitcoin, Bitcoin Cash, and Litecoin with 1–4 day lead times, while noting that 1–14% of tweets originated from bots. Roumeliotis et al. (2024) benchmarked language models for crypto sentiment, showing that fine-tuned GPT-4 achieved 86.7% accuracy, compared with FinBERT at 84.3%, demonstrating near-parity at far lower computational cost. Raheman et al. (2022) found that interpretable models often outperformed deep learning for sentiment-based crypto prediction, </w:t>
        </w:r>
        <w:r w:rsidRPr="00CA34B1">
          <w:rPr>
            <w:rFonts w:ascii="Times New Roman" w:eastAsiaTheme="minorEastAsia" w:hAnsi="Times New Roman" w:cs="Times New Roman"/>
            <w:kern w:val="2"/>
            <w:sz w:val="20"/>
            <w:szCs w:val="20"/>
          </w:rPr>
          <w:lastRenderedPageBreak/>
          <w:t>with peak predictive power at a 2-day lag. Trushkovskyi (2025) confirmed bidirectional Granger causality between sentiment and crypto returns, finding that sentiment signals survive transaction costs—validating their use in regime detection.</w:t>
        </w:r>
      </w:ins>
    </w:p>
    <w:p w14:paraId="67A882BB" w14:textId="77777777" w:rsidR="00CA34B1" w:rsidRPr="00CA34B1" w:rsidRDefault="00CA34B1" w:rsidP="00CA34B1">
      <w:pPr>
        <w:spacing w:after="240" w:line="278" w:lineRule="auto"/>
        <w:rPr>
          <w:ins w:id="88" w:author="Rocha, Jonathan" w:date="2026-02-26T11:09:00Z" w16du:dateUtc="2026-02-26T17:09:00Z"/>
          <w:rFonts w:ascii="Times New Roman" w:eastAsiaTheme="minorEastAsia" w:hAnsi="Times New Roman" w:cs="Times New Roman"/>
          <w:kern w:val="2"/>
          <w:sz w:val="20"/>
          <w:szCs w:val="20"/>
        </w:rPr>
      </w:pPr>
      <w:ins w:id="89" w:author="Rocha, Jonathan" w:date="2026-02-26T11:09:00Z" w16du:dateUtc="2026-02-26T17:09:00Z">
        <w:r w:rsidRPr="00CA34B1">
          <w:rPr>
            <w:rFonts w:ascii="Times New Roman" w:eastAsiaTheme="minorEastAsia" w:hAnsi="Times New Roman" w:cs="Times New Roman"/>
            <w:kern w:val="2"/>
            <w:sz w:val="20"/>
            <w:szCs w:val="20"/>
          </w:rPr>
          <w:t>Cross-asset sentiment spillovers have been documented across market boundaries. Caferra (2022) found bidirectional sentiment transmission between Bitcoin and S&amp;P 500 markets using Transfer Entropy methods, with entropy-based approaches outperforming traditional VAR models—demonstrating that spillovers are fundamentally nonlinear. Cao et al. (2025) showed that firms with higher sentiment connectedness face elevated crash risk, particularly during market extremes, when network-level sentiment measures outperformed individual-firm sentiment. Nyakurukwa and Seetharam (2025) mapped sentiment networks across DJIA stocks, decomposing connectedness into short-term (1–5 days), medium-term (5–20 days), and long-term (20+ days) components, finding that negative news exhibits higher connectedness than positive sentiment and that connectedness peaks during globally significant events.</w:t>
        </w:r>
      </w:ins>
    </w:p>
    <w:p w14:paraId="46AC2756" w14:textId="77777777" w:rsidR="00CA34B1" w:rsidRPr="00CA34B1" w:rsidRDefault="00CA34B1" w:rsidP="00CA34B1">
      <w:pPr>
        <w:spacing w:after="240" w:line="278" w:lineRule="auto"/>
        <w:rPr>
          <w:ins w:id="90" w:author="Rocha, Jonathan" w:date="2026-02-26T11:09:00Z" w16du:dateUtc="2026-02-26T17:09:00Z"/>
          <w:rFonts w:ascii="Times New Roman" w:eastAsiaTheme="minorEastAsia" w:hAnsi="Times New Roman" w:cs="Times New Roman"/>
          <w:kern w:val="2"/>
          <w:sz w:val="20"/>
          <w:szCs w:val="20"/>
        </w:rPr>
      </w:pPr>
      <w:ins w:id="91" w:author="Rocha, Jonathan" w:date="2026-02-26T11:09:00Z" w16du:dateUtc="2026-02-26T17:09:00Z">
        <w:r w:rsidRPr="00CA34B1">
          <w:rPr>
            <w:rFonts w:ascii="Times New Roman" w:eastAsiaTheme="minorEastAsia" w:hAnsi="Times New Roman" w:cs="Times New Roman"/>
            <w:kern w:val="2"/>
            <w:sz w:val="20"/>
            <w:szCs w:val="20"/>
          </w:rPr>
          <w:t>Across asset classes and methodologies, the literature consistently demonstrates that sentiment signals precede market movements. Table 2.2.1 synthesizes predictive lead times from major studies:</w:t>
        </w:r>
      </w:ins>
    </w:p>
    <w:p w14:paraId="556DDB31" w14:textId="77777777" w:rsidR="00CA34B1" w:rsidRPr="00CA34B1" w:rsidRDefault="00CA34B1" w:rsidP="00CA34B1">
      <w:pPr>
        <w:spacing w:after="240" w:line="278" w:lineRule="auto"/>
        <w:rPr>
          <w:ins w:id="92" w:author="Rocha, Jonathan" w:date="2026-02-26T11:09:00Z" w16du:dateUtc="2026-02-26T17:09:00Z"/>
          <w:rFonts w:ascii="Times New Roman" w:eastAsiaTheme="minorEastAsia" w:hAnsi="Times New Roman" w:cs="Times New Roman"/>
          <w:b/>
          <w:bCs/>
          <w:kern w:val="2"/>
          <w:sz w:val="20"/>
          <w:szCs w:val="20"/>
        </w:rPr>
      </w:pPr>
      <w:ins w:id="93" w:author="Rocha, Jonathan" w:date="2026-02-26T11:09:00Z" w16du:dateUtc="2026-02-26T17:09:00Z">
        <w:r w:rsidRPr="00CA34B1">
          <w:rPr>
            <w:rFonts w:ascii="Times New Roman" w:eastAsiaTheme="minorEastAsia" w:hAnsi="Times New Roman" w:cs="Times New Roman"/>
            <w:b/>
            <w:bCs/>
            <w:kern w:val="2"/>
            <w:sz w:val="20"/>
            <w:szCs w:val="20"/>
          </w:rPr>
          <w:t>Table 2.2.1: Lead Time Evidence Synthesis</w:t>
        </w:r>
      </w:ins>
    </w:p>
    <w:tbl>
      <w:tblPr>
        <w:tblStyle w:val="TableGrid1"/>
        <w:tblW w:w="0" w:type="auto"/>
        <w:tblLook w:val="04A0" w:firstRow="1" w:lastRow="0" w:firstColumn="1" w:lastColumn="0" w:noHBand="0" w:noVBand="1"/>
      </w:tblPr>
      <w:tblGrid>
        <w:gridCol w:w="1510"/>
        <w:gridCol w:w="1643"/>
        <w:gridCol w:w="1180"/>
        <w:gridCol w:w="2137"/>
      </w:tblGrid>
      <w:tr w:rsidR="00CA34B1" w:rsidRPr="00CA34B1" w14:paraId="0762B26F" w14:textId="77777777" w:rsidTr="00217D76">
        <w:trPr>
          <w:ins w:id="94" w:author="Rocha, Jonathan" w:date="2026-02-26T11:09:00Z"/>
        </w:trPr>
        <w:tc>
          <w:tcPr>
            <w:tcW w:w="2394" w:type="dxa"/>
          </w:tcPr>
          <w:p w14:paraId="727ED58B" w14:textId="77777777" w:rsidR="00CA34B1" w:rsidRPr="00CA34B1" w:rsidRDefault="00CA34B1" w:rsidP="00CA34B1">
            <w:pPr>
              <w:jc w:val="center"/>
              <w:rPr>
                <w:ins w:id="95" w:author="Rocha, Jonathan" w:date="2026-02-26T11:09:00Z" w16du:dateUtc="2026-02-26T17:09:00Z"/>
                <w:rFonts w:ascii="Times New Roman" w:hAnsi="Times New Roman" w:cs="Times New Roman"/>
                <w:sz w:val="20"/>
                <w:szCs w:val="20"/>
              </w:rPr>
            </w:pPr>
            <w:ins w:id="96" w:author="Rocha, Jonathan" w:date="2026-02-26T11:09:00Z" w16du:dateUtc="2026-02-26T17:09:00Z">
              <w:r w:rsidRPr="00CA34B1">
                <w:rPr>
                  <w:rFonts w:ascii="Times New Roman" w:hAnsi="Times New Roman" w:cs="Times New Roman"/>
                  <w:b/>
                  <w:sz w:val="20"/>
                  <w:szCs w:val="20"/>
                </w:rPr>
                <w:t>Study</w:t>
              </w:r>
            </w:ins>
          </w:p>
        </w:tc>
        <w:tc>
          <w:tcPr>
            <w:tcW w:w="2394" w:type="dxa"/>
          </w:tcPr>
          <w:p w14:paraId="06D3212C" w14:textId="77777777" w:rsidR="00CA34B1" w:rsidRPr="00CA34B1" w:rsidRDefault="00CA34B1" w:rsidP="00CA34B1">
            <w:pPr>
              <w:jc w:val="center"/>
              <w:rPr>
                <w:ins w:id="97" w:author="Rocha, Jonathan" w:date="2026-02-26T11:09:00Z" w16du:dateUtc="2026-02-26T17:09:00Z"/>
                <w:rFonts w:ascii="Times New Roman" w:hAnsi="Times New Roman" w:cs="Times New Roman"/>
                <w:sz w:val="20"/>
                <w:szCs w:val="20"/>
              </w:rPr>
            </w:pPr>
            <w:ins w:id="98" w:author="Rocha, Jonathan" w:date="2026-02-26T11:09:00Z" w16du:dateUtc="2026-02-26T17:09:00Z">
              <w:r w:rsidRPr="00CA34B1">
                <w:rPr>
                  <w:rFonts w:ascii="Times New Roman" w:hAnsi="Times New Roman" w:cs="Times New Roman"/>
                  <w:b/>
                  <w:sz w:val="20"/>
                  <w:szCs w:val="20"/>
                </w:rPr>
                <w:t>Asset Class</w:t>
              </w:r>
            </w:ins>
          </w:p>
        </w:tc>
        <w:tc>
          <w:tcPr>
            <w:tcW w:w="2394" w:type="dxa"/>
          </w:tcPr>
          <w:p w14:paraId="6CAC4935" w14:textId="77777777" w:rsidR="00CA34B1" w:rsidRPr="00CA34B1" w:rsidRDefault="00CA34B1" w:rsidP="00CA34B1">
            <w:pPr>
              <w:jc w:val="center"/>
              <w:rPr>
                <w:ins w:id="99" w:author="Rocha, Jonathan" w:date="2026-02-26T11:09:00Z" w16du:dateUtc="2026-02-26T17:09:00Z"/>
                <w:rFonts w:ascii="Times New Roman" w:hAnsi="Times New Roman" w:cs="Times New Roman"/>
                <w:sz w:val="20"/>
                <w:szCs w:val="20"/>
              </w:rPr>
            </w:pPr>
            <w:ins w:id="100" w:author="Rocha, Jonathan" w:date="2026-02-26T11:09:00Z" w16du:dateUtc="2026-02-26T17:09:00Z">
              <w:r w:rsidRPr="00CA34B1">
                <w:rPr>
                  <w:rFonts w:ascii="Times New Roman" w:hAnsi="Times New Roman" w:cs="Times New Roman"/>
                  <w:b/>
                  <w:sz w:val="20"/>
                  <w:szCs w:val="20"/>
                </w:rPr>
                <w:t>Lead Time</w:t>
              </w:r>
            </w:ins>
          </w:p>
        </w:tc>
        <w:tc>
          <w:tcPr>
            <w:tcW w:w="2394" w:type="dxa"/>
          </w:tcPr>
          <w:p w14:paraId="2881673F" w14:textId="77777777" w:rsidR="00CA34B1" w:rsidRPr="00CA34B1" w:rsidRDefault="00CA34B1" w:rsidP="00CA34B1">
            <w:pPr>
              <w:jc w:val="center"/>
              <w:rPr>
                <w:ins w:id="101" w:author="Rocha, Jonathan" w:date="2026-02-26T11:09:00Z" w16du:dateUtc="2026-02-26T17:09:00Z"/>
                <w:rFonts w:ascii="Times New Roman" w:hAnsi="Times New Roman" w:cs="Times New Roman"/>
                <w:sz w:val="20"/>
                <w:szCs w:val="20"/>
              </w:rPr>
            </w:pPr>
            <w:ins w:id="102" w:author="Rocha, Jonathan" w:date="2026-02-26T11:09:00Z" w16du:dateUtc="2026-02-26T17:09:00Z">
              <w:r w:rsidRPr="00CA34B1">
                <w:rPr>
                  <w:rFonts w:ascii="Times New Roman" w:hAnsi="Times New Roman" w:cs="Times New Roman"/>
                  <w:b/>
                  <w:sz w:val="20"/>
                  <w:szCs w:val="20"/>
                </w:rPr>
                <w:t>Accuracy/Correlation</w:t>
              </w:r>
            </w:ins>
          </w:p>
        </w:tc>
      </w:tr>
      <w:tr w:rsidR="00CA34B1" w:rsidRPr="00CA34B1" w14:paraId="6C51B434" w14:textId="77777777" w:rsidTr="00217D76">
        <w:trPr>
          <w:ins w:id="103" w:author="Rocha, Jonathan" w:date="2026-02-26T11:09:00Z"/>
        </w:trPr>
        <w:tc>
          <w:tcPr>
            <w:tcW w:w="2394" w:type="dxa"/>
          </w:tcPr>
          <w:p w14:paraId="7063F7EE" w14:textId="77777777" w:rsidR="00CA34B1" w:rsidRPr="00CA34B1" w:rsidRDefault="00CA34B1" w:rsidP="00CA34B1">
            <w:pPr>
              <w:rPr>
                <w:ins w:id="104" w:author="Rocha, Jonathan" w:date="2026-02-26T11:09:00Z" w16du:dateUtc="2026-02-26T17:09:00Z"/>
                <w:rFonts w:ascii="Times New Roman" w:hAnsi="Times New Roman" w:cs="Times New Roman"/>
                <w:sz w:val="20"/>
                <w:szCs w:val="20"/>
              </w:rPr>
            </w:pPr>
            <w:ins w:id="105" w:author="Rocha, Jonathan" w:date="2026-02-26T11:09:00Z" w16du:dateUtc="2026-02-26T17:09:00Z">
              <w:r w:rsidRPr="00CA34B1">
                <w:rPr>
                  <w:rFonts w:ascii="Times New Roman" w:hAnsi="Times New Roman" w:cs="Times New Roman"/>
                  <w:sz w:val="20"/>
                  <w:szCs w:val="20"/>
                </w:rPr>
                <w:t>Bollen et al. (2011)</w:t>
              </w:r>
            </w:ins>
          </w:p>
        </w:tc>
        <w:tc>
          <w:tcPr>
            <w:tcW w:w="2394" w:type="dxa"/>
          </w:tcPr>
          <w:p w14:paraId="462B5AB9" w14:textId="77777777" w:rsidR="00CA34B1" w:rsidRPr="00CA34B1" w:rsidRDefault="00CA34B1" w:rsidP="00CA34B1">
            <w:pPr>
              <w:rPr>
                <w:ins w:id="106" w:author="Rocha, Jonathan" w:date="2026-02-26T11:09:00Z" w16du:dateUtc="2026-02-26T17:09:00Z"/>
                <w:rFonts w:ascii="Times New Roman" w:hAnsi="Times New Roman" w:cs="Times New Roman"/>
                <w:sz w:val="20"/>
                <w:szCs w:val="20"/>
              </w:rPr>
            </w:pPr>
            <w:ins w:id="107" w:author="Rocha, Jonathan" w:date="2026-02-26T11:09:00Z" w16du:dateUtc="2026-02-26T17:09:00Z">
              <w:r w:rsidRPr="00CA34B1">
                <w:rPr>
                  <w:rFonts w:ascii="Times New Roman" w:hAnsi="Times New Roman" w:cs="Times New Roman"/>
                  <w:sz w:val="20"/>
                  <w:szCs w:val="20"/>
                </w:rPr>
                <w:t>Equities (DJIA)</w:t>
              </w:r>
            </w:ins>
          </w:p>
        </w:tc>
        <w:tc>
          <w:tcPr>
            <w:tcW w:w="2394" w:type="dxa"/>
          </w:tcPr>
          <w:p w14:paraId="08444F64" w14:textId="77777777" w:rsidR="00CA34B1" w:rsidRPr="00CA34B1" w:rsidRDefault="00CA34B1" w:rsidP="00CA34B1">
            <w:pPr>
              <w:rPr>
                <w:ins w:id="108" w:author="Rocha, Jonathan" w:date="2026-02-26T11:09:00Z" w16du:dateUtc="2026-02-26T17:09:00Z"/>
                <w:rFonts w:ascii="Times New Roman" w:hAnsi="Times New Roman" w:cs="Times New Roman"/>
                <w:sz w:val="20"/>
                <w:szCs w:val="20"/>
              </w:rPr>
            </w:pPr>
            <w:ins w:id="109" w:author="Rocha, Jonathan" w:date="2026-02-26T11:09:00Z" w16du:dateUtc="2026-02-26T17:09:00Z">
              <w:r w:rsidRPr="00CA34B1">
                <w:rPr>
                  <w:rFonts w:ascii="Times New Roman" w:hAnsi="Times New Roman" w:cs="Times New Roman"/>
                  <w:sz w:val="20"/>
                  <w:szCs w:val="20"/>
                </w:rPr>
                <w:t>2-6 days</w:t>
              </w:r>
            </w:ins>
          </w:p>
        </w:tc>
        <w:tc>
          <w:tcPr>
            <w:tcW w:w="2394" w:type="dxa"/>
          </w:tcPr>
          <w:p w14:paraId="3FA65D2F" w14:textId="77777777" w:rsidR="00CA34B1" w:rsidRPr="00CA34B1" w:rsidRDefault="00CA34B1" w:rsidP="00CA34B1">
            <w:pPr>
              <w:rPr>
                <w:ins w:id="110" w:author="Rocha, Jonathan" w:date="2026-02-26T11:09:00Z" w16du:dateUtc="2026-02-26T17:09:00Z"/>
                <w:rFonts w:ascii="Times New Roman" w:hAnsi="Times New Roman" w:cs="Times New Roman"/>
                <w:sz w:val="20"/>
                <w:szCs w:val="20"/>
              </w:rPr>
            </w:pPr>
            <w:ins w:id="111" w:author="Rocha, Jonathan" w:date="2026-02-26T11:09:00Z" w16du:dateUtc="2026-02-26T17:09:00Z">
              <w:r w:rsidRPr="00CA34B1">
                <w:rPr>
                  <w:rFonts w:ascii="Times New Roman" w:hAnsi="Times New Roman" w:cs="Times New Roman"/>
                  <w:sz w:val="20"/>
                  <w:szCs w:val="20"/>
                </w:rPr>
                <w:t>86.7% accuracy</w:t>
              </w:r>
            </w:ins>
          </w:p>
        </w:tc>
      </w:tr>
      <w:tr w:rsidR="00CA34B1" w:rsidRPr="00CA34B1" w14:paraId="014BC2C8" w14:textId="77777777" w:rsidTr="00217D76">
        <w:trPr>
          <w:ins w:id="112" w:author="Rocha, Jonathan" w:date="2026-02-26T11:09:00Z"/>
        </w:trPr>
        <w:tc>
          <w:tcPr>
            <w:tcW w:w="2394" w:type="dxa"/>
          </w:tcPr>
          <w:p w14:paraId="157B30D2" w14:textId="77777777" w:rsidR="00CA34B1" w:rsidRPr="00CA34B1" w:rsidRDefault="00CA34B1" w:rsidP="00CA34B1">
            <w:pPr>
              <w:rPr>
                <w:ins w:id="113" w:author="Rocha, Jonathan" w:date="2026-02-26T11:09:00Z" w16du:dateUtc="2026-02-26T17:09:00Z"/>
                <w:rFonts w:ascii="Times New Roman" w:hAnsi="Times New Roman" w:cs="Times New Roman"/>
                <w:sz w:val="20"/>
                <w:szCs w:val="20"/>
              </w:rPr>
            </w:pPr>
            <w:ins w:id="114" w:author="Rocha, Jonathan" w:date="2026-02-26T11:09:00Z" w16du:dateUtc="2026-02-26T17:09:00Z">
              <w:r w:rsidRPr="00CA34B1">
                <w:rPr>
                  <w:rFonts w:ascii="Times New Roman" w:hAnsi="Times New Roman" w:cs="Times New Roman"/>
                  <w:sz w:val="20"/>
                  <w:szCs w:val="20"/>
                </w:rPr>
                <w:t>Renault (2017)</w:t>
              </w:r>
            </w:ins>
          </w:p>
        </w:tc>
        <w:tc>
          <w:tcPr>
            <w:tcW w:w="2394" w:type="dxa"/>
          </w:tcPr>
          <w:p w14:paraId="320C9A6B" w14:textId="77777777" w:rsidR="00CA34B1" w:rsidRPr="00CA34B1" w:rsidRDefault="00CA34B1" w:rsidP="00CA34B1">
            <w:pPr>
              <w:rPr>
                <w:ins w:id="115" w:author="Rocha, Jonathan" w:date="2026-02-26T11:09:00Z" w16du:dateUtc="2026-02-26T17:09:00Z"/>
                <w:rFonts w:ascii="Times New Roman" w:hAnsi="Times New Roman" w:cs="Times New Roman"/>
                <w:sz w:val="20"/>
                <w:szCs w:val="20"/>
              </w:rPr>
            </w:pPr>
            <w:ins w:id="116" w:author="Rocha, Jonathan" w:date="2026-02-26T11:09:00Z" w16du:dateUtc="2026-02-26T17:09:00Z">
              <w:r w:rsidRPr="00CA34B1">
                <w:rPr>
                  <w:rFonts w:ascii="Times New Roman" w:hAnsi="Times New Roman" w:cs="Times New Roman"/>
                  <w:sz w:val="20"/>
                  <w:szCs w:val="20"/>
                </w:rPr>
                <w:t>Equities (S&amp;P 500)</w:t>
              </w:r>
            </w:ins>
          </w:p>
        </w:tc>
        <w:tc>
          <w:tcPr>
            <w:tcW w:w="2394" w:type="dxa"/>
          </w:tcPr>
          <w:p w14:paraId="288CC234" w14:textId="77777777" w:rsidR="00CA34B1" w:rsidRPr="00CA34B1" w:rsidRDefault="00CA34B1" w:rsidP="00CA34B1">
            <w:pPr>
              <w:rPr>
                <w:ins w:id="117" w:author="Rocha, Jonathan" w:date="2026-02-26T11:09:00Z" w16du:dateUtc="2026-02-26T17:09:00Z"/>
                <w:rFonts w:ascii="Times New Roman" w:hAnsi="Times New Roman" w:cs="Times New Roman"/>
                <w:sz w:val="20"/>
                <w:szCs w:val="20"/>
              </w:rPr>
            </w:pPr>
            <w:ins w:id="118" w:author="Rocha, Jonathan" w:date="2026-02-26T11:09:00Z" w16du:dateUtc="2026-02-26T17:09:00Z">
              <w:r w:rsidRPr="00CA34B1">
                <w:rPr>
                  <w:rFonts w:ascii="Times New Roman" w:hAnsi="Times New Roman" w:cs="Times New Roman"/>
                  <w:sz w:val="20"/>
                  <w:szCs w:val="20"/>
                </w:rPr>
                <w:t>Intraday (hours)</w:t>
              </w:r>
            </w:ins>
          </w:p>
        </w:tc>
        <w:tc>
          <w:tcPr>
            <w:tcW w:w="2394" w:type="dxa"/>
          </w:tcPr>
          <w:p w14:paraId="3B031BBC" w14:textId="77777777" w:rsidR="00CA34B1" w:rsidRPr="00CA34B1" w:rsidRDefault="00CA34B1" w:rsidP="00CA34B1">
            <w:pPr>
              <w:rPr>
                <w:ins w:id="119" w:author="Rocha, Jonathan" w:date="2026-02-26T11:09:00Z" w16du:dateUtc="2026-02-26T17:09:00Z"/>
                <w:rFonts w:ascii="Times New Roman" w:hAnsi="Times New Roman" w:cs="Times New Roman"/>
                <w:sz w:val="20"/>
                <w:szCs w:val="20"/>
              </w:rPr>
            </w:pPr>
            <w:ins w:id="120" w:author="Rocha, Jonathan" w:date="2026-02-26T11:09:00Z" w16du:dateUtc="2026-02-26T17:09:00Z">
              <w:r w:rsidRPr="00CA34B1">
                <w:rPr>
                  <w:rFonts w:ascii="Times New Roman" w:hAnsi="Times New Roman" w:cs="Times New Roman"/>
                  <w:sz w:val="20"/>
                  <w:szCs w:val="20"/>
                </w:rPr>
                <w:t>74-76%</w:t>
              </w:r>
            </w:ins>
          </w:p>
        </w:tc>
      </w:tr>
      <w:tr w:rsidR="00CA34B1" w:rsidRPr="00CA34B1" w14:paraId="20174711" w14:textId="77777777" w:rsidTr="00217D76">
        <w:trPr>
          <w:ins w:id="121" w:author="Rocha, Jonathan" w:date="2026-02-26T11:09:00Z"/>
        </w:trPr>
        <w:tc>
          <w:tcPr>
            <w:tcW w:w="2394" w:type="dxa"/>
          </w:tcPr>
          <w:p w14:paraId="527C3112" w14:textId="77777777" w:rsidR="00CA34B1" w:rsidRPr="00CA34B1" w:rsidRDefault="00CA34B1" w:rsidP="00CA34B1">
            <w:pPr>
              <w:rPr>
                <w:ins w:id="122" w:author="Rocha, Jonathan" w:date="2026-02-26T11:09:00Z" w16du:dateUtc="2026-02-26T17:09:00Z"/>
                <w:rFonts w:ascii="Times New Roman" w:hAnsi="Times New Roman" w:cs="Times New Roman"/>
                <w:sz w:val="20"/>
                <w:szCs w:val="20"/>
              </w:rPr>
            </w:pPr>
            <w:ins w:id="123" w:author="Rocha, Jonathan" w:date="2026-02-26T11:09:00Z" w16du:dateUtc="2026-02-26T17:09:00Z">
              <w:r w:rsidRPr="00CA34B1">
                <w:rPr>
                  <w:rFonts w:ascii="Times New Roman" w:hAnsi="Times New Roman" w:cs="Times New Roman"/>
                  <w:sz w:val="20"/>
                  <w:szCs w:val="20"/>
                </w:rPr>
                <w:t>Kraaijeveld and De Smedt (2020)</w:t>
              </w:r>
            </w:ins>
          </w:p>
        </w:tc>
        <w:tc>
          <w:tcPr>
            <w:tcW w:w="2394" w:type="dxa"/>
          </w:tcPr>
          <w:p w14:paraId="01736526" w14:textId="77777777" w:rsidR="00CA34B1" w:rsidRPr="00CA34B1" w:rsidRDefault="00CA34B1" w:rsidP="00CA34B1">
            <w:pPr>
              <w:rPr>
                <w:ins w:id="124" w:author="Rocha, Jonathan" w:date="2026-02-26T11:09:00Z" w16du:dateUtc="2026-02-26T17:09:00Z"/>
                <w:rFonts w:ascii="Times New Roman" w:hAnsi="Times New Roman" w:cs="Times New Roman"/>
                <w:sz w:val="20"/>
                <w:szCs w:val="20"/>
              </w:rPr>
            </w:pPr>
            <w:ins w:id="125" w:author="Rocha, Jonathan" w:date="2026-02-26T11:09:00Z" w16du:dateUtc="2026-02-26T17:09:00Z">
              <w:r w:rsidRPr="00CA34B1">
                <w:rPr>
                  <w:rFonts w:ascii="Times New Roman" w:hAnsi="Times New Roman" w:cs="Times New Roman"/>
                  <w:sz w:val="20"/>
                  <w:szCs w:val="20"/>
                </w:rPr>
                <w:t>Cryptocurrency</w:t>
              </w:r>
            </w:ins>
          </w:p>
        </w:tc>
        <w:tc>
          <w:tcPr>
            <w:tcW w:w="2394" w:type="dxa"/>
          </w:tcPr>
          <w:p w14:paraId="42FC0712" w14:textId="77777777" w:rsidR="00CA34B1" w:rsidRPr="00CA34B1" w:rsidRDefault="00CA34B1" w:rsidP="00CA34B1">
            <w:pPr>
              <w:rPr>
                <w:ins w:id="126" w:author="Rocha, Jonathan" w:date="2026-02-26T11:09:00Z" w16du:dateUtc="2026-02-26T17:09:00Z"/>
                <w:rFonts w:ascii="Times New Roman" w:hAnsi="Times New Roman" w:cs="Times New Roman"/>
                <w:sz w:val="20"/>
                <w:szCs w:val="20"/>
              </w:rPr>
            </w:pPr>
            <w:ins w:id="127" w:author="Rocha, Jonathan" w:date="2026-02-26T11:09:00Z" w16du:dateUtc="2026-02-26T17:09:00Z">
              <w:r w:rsidRPr="00CA34B1">
                <w:rPr>
                  <w:rFonts w:ascii="Times New Roman" w:hAnsi="Times New Roman" w:cs="Times New Roman"/>
                  <w:sz w:val="20"/>
                  <w:szCs w:val="20"/>
                </w:rPr>
                <w:t>1-4 days</w:t>
              </w:r>
            </w:ins>
          </w:p>
        </w:tc>
        <w:tc>
          <w:tcPr>
            <w:tcW w:w="2394" w:type="dxa"/>
          </w:tcPr>
          <w:p w14:paraId="59A81415" w14:textId="77777777" w:rsidR="00CA34B1" w:rsidRPr="00CA34B1" w:rsidRDefault="00CA34B1" w:rsidP="00CA34B1">
            <w:pPr>
              <w:rPr>
                <w:ins w:id="128" w:author="Rocha, Jonathan" w:date="2026-02-26T11:09:00Z" w16du:dateUtc="2026-02-26T17:09:00Z"/>
                <w:rFonts w:ascii="Times New Roman" w:hAnsi="Times New Roman" w:cs="Times New Roman"/>
                <w:sz w:val="20"/>
                <w:szCs w:val="20"/>
              </w:rPr>
            </w:pPr>
            <w:ins w:id="129" w:author="Rocha, Jonathan" w:date="2026-02-26T11:09:00Z" w16du:dateUtc="2026-02-26T17:09:00Z">
              <w:r w:rsidRPr="00CA34B1">
                <w:rPr>
                  <w:rFonts w:ascii="Times New Roman" w:hAnsi="Times New Roman" w:cs="Times New Roman"/>
                  <w:sz w:val="20"/>
                  <w:szCs w:val="20"/>
                </w:rPr>
                <w:t>Significant Granger causality</w:t>
              </w:r>
            </w:ins>
          </w:p>
        </w:tc>
      </w:tr>
      <w:tr w:rsidR="00CA34B1" w:rsidRPr="00CA34B1" w14:paraId="0F2E16B0" w14:textId="77777777" w:rsidTr="00217D76">
        <w:trPr>
          <w:ins w:id="130" w:author="Rocha, Jonathan" w:date="2026-02-26T11:09:00Z"/>
        </w:trPr>
        <w:tc>
          <w:tcPr>
            <w:tcW w:w="2394" w:type="dxa"/>
          </w:tcPr>
          <w:p w14:paraId="380E1E0F" w14:textId="77777777" w:rsidR="00CA34B1" w:rsidRPr="00CA34B1" w:rsidRDefault="00CA34B1" w:rsidP="00CA34B1">
            <w:pPr>
              <w:rPr>
                <w:ins w:id="131" w:author="Rocha, Jonathan" w:date="2026-02-26T11:09:00Z" w16du:dateUtc="2026-02-26T17:09:00Z"/>
                <w:rFonts w:ascii="Times New Roman" w:hAnsi="Times New Roman" w:cs="Times New Roman"/>
                <w:sz w:val="20"/>
                <w:szCs w:val="20"/>
              </w:rPr>
            </w:pPr>
            <w:ins w:id="132" w:author="Rocha, Jonathan" w:date="2026-02-26T11:09:00Z" w16du:dateUtc="2026-02-26T17:09:00Z">
              <w:r w:rsidRPr="00CA34B1">
                <w:rPr>
                  <w:rFonts w:ascii="Times New Roman" w:hAnsi="Times New Roman" w:cs="Times New Roman"/>
                  <w:sz w:val="20"/>
                  <w:szCs w:val="20"/>
                </w:rPr>
                <w:t>Raheman et al. (2022)</w:t>
              </w:r>
            </w:ins>
          </w:p>
        </w:tc>
        <w:tc>
          <w:tcPr>
            <w:tcW w:w="2394" w:type="dxa"/>
          </w:tcPr>
          <w:p w14:paraId="10A3F8D9" w14:textId="77777777" w:rsidR="00CA34B1" w:rsidRPr="00CA34B1" w:rsidRDefault="00CA34B1" w:rsidP="00CA34B1">
            <w:pPr>
              <w:rPr>
                <w:ins w:id="133" w:author="Rocha, Jonathan" w:date="2026-02-26T11:09:00Z" w16du:dateUtc="2026-02-26T17:09:00Z"/>
                <w:rFonts w:ascii="Times New Roman" w:hAnsi="Times New Roman" w:cs="Times New Roman"/>
                <w:sz w:val="20"/>
                <w:szCs w:val="20"/>
              </w:rPr>
            </w:pPr>
            <w:ins w:id="134" w:author="Rocha, Jonathan" w:date="2026-02-26T11:09:00Z" w16du:dateUtc="2026-02-26T17:09:00Z">
              <w:r w:rsidRPr="00CA34B1">
                <w:rPr>
                  <w:rFonts w:ascii="Times New Roman" w:hAnsi="Times New Roman" w:cs="Times New Roman"/>
                  <w:sz w:val="20"/>
                  <w:szCs w:val="20"/>
                </w:rPr>
                <w:t>Cryptocurrency</w:t>
              </w:r>
            </w:ins>
          </w:p>
        </w:tc>
        <w:tc>
          <w:tcPr>
            <w:tcW w:w="2394" w:type="dxa"/>
          </w:tcPr>
          <w:p w14:paraId="7D8E56AC" w14:textId="77777777" w:rsidR="00CA34B1" w:rsidRPr="00CA34B1" w:rsidRDefault="00CA34B1" w:rsidP="00CA34B1">
            <w:pPr>
              <w:rPr>
                <w:ins w:id="135" w:author="Rocha, Jonathan" w:date="2026-02-26T11:09:00Z" w16du:dateUtc="2026-02-26T17:09:00Z"/>
                <w:rFonts w:ascii="Times New Roman" w:hAnsi="Times New Roman" w:cs="Times New Roman"/>
                <w:sz w:val="20"/>
                <w:szCs w:val="20"/>
              </w:rPr>
            </w:pPr>
            <w:ins w:id="136" w:author="Rocha, Jonathan" w:date="2026-02-26T11:09:00Z" w16du:dateUtc="2026-02-26T17:09:00Z">
              <w:r w:rsidRPr="00CA34B1">
                <w:rPr>
                  <w:rFonts w:ascii="Times New Roman" w:hAnsi="Times New Roman" w:cs="Times New Roman"/>
                  <w:sz w:val="20"/>
                  <w:szCs w:val="20"/>
                </w:rPr>
                <w:t>-2 days peak</w:t>
              </w:r>
            </w:ins>
          </w:p>
        </w:tc>
        <w:tc>
          <w:tcPr>
            <w:tcW w:w="2394" w:type="dxa"/>
          </w:tcPr>
          <w:p w14:paraId="58A00D61" w14:textId="77777777" w:rsidR="00CA34B1" w:rsidRPr="00CA34B1" w:rsidRDefault="00CA34B1" w:rsidP="00CA34B1">
            <w:pPr>
              <w:rPr>
                <w:ins w:id="137" w:author="Rocha, Jonathan" w:date="2026-02-26T11:09:00Z" w16du:dateUtc="2026-02-26T17:09:00Z"/>
                <w:rFonts w:ascii="Times New Roman" w:hAnsi="Times New Roman" w:cs="Times New Roman"/>
                <w:sz w:val="20"/>
                <w:szCs w:val="20"/>
              </w:rPr>
            </w:pPr>
            <w:ins w:id="138" w:author="Rocha, Jonathan" w:date="2026-02-26T11:09:00Z" w16du:dateUtc="2026-02-26T17:09:00Z">
              <w:r w:rsidRPr="00CA34B1">
                <w:rPr>
                  <w:rFonts w:ascii="Times New Roman" w:hAnsi="Times New Roman" w:cs="Times New Roman"/>
                  <w:sz w:val="20"/>
                  <w:szCs w:val="20"/>
                </w:rPr>
                <w:t>0.57 correlation</w:t>
              </w:r>
            </w:ins>
          </w:p>
        </w:tc>
      </w:tr>
      <w:tr w:rsidR="00CA34B1" w:rsidRPr="00CA34B1" w14:paraId="02C63C27" w14:textId="77777777" w:rsidTr="00217D76">
        <w:trPr>
          <w:ins w:id="139" w:author="Rocha, Jonathan" w:date="2026-02-26T11:09:00Z"/>
        </w:trPr>
        <w:tc>
          <w:tcPr>
            <w:tcW w:w="2394" w:type="dxa"/>
          </w:tcPr>
          <w:p w14:paraId="7629063F" w14:textId="77777777" w:rsidR="00CA34B1" w:rsidRPr="00CA34B1" w:rsidRDefault="00CA34B1" w:rsidP="00CA34B1">
            <w:pPr>
              <w:rPr>
                <w:ins w:id="140" w:author="Rocha, Jonathan" w:date="2026-02-26T11:09:00Z" w16du:dateUtc="2026-02-26T17:09:00Z"/>
                <w:rFonts w:ascii="Times New Roman" w:hAnsi="Times New Roman" w:cs="Times New Roman"/>
                <w:sz w:val="20"/>
                <w:szCs w:val="20"/>
              </w:rPr>
            </w:pPr>
            <w:ins w:id="141" w:author="Rocha, Jonathan" w:date="2026-02-26T11:09:00Z" w16du:dateUtc="2026-02-26T17:09:00Z">
              <w:r w:rsidRPr="00CA34B1">
                <w:rPr>
                  <w:rFonts w:ascii="Times New Roman" w:hAnsi="Times New Roman" w:cs="Times New Roman"/>
                  <w:sz w:val="20"/>
                  <w:szCs w:val="20"/>
                </w:rPr>
                <w:t>Trushkovskyi (2025)</w:t>
              </w:r>
            </w:ins>
          </w:p>
        </w:tc>
        <w:tc>
          <w:tcPr>
            <w:tcW w:w="2394" w:type="dxa"/>
          </w:tcPr>
          <w:p w14:paraId="1EE19474" w14:textId="77777777" w:rsidR="00CA34B1" w:rsidRPr="00CA34B1" w:rsidRDefault="00CA34B1" w:rsidP="00CA34B1">
            <w:pPr>
              <w:rPr>
                <w:ins w:id="142" w:author="Rocha, Jonathan" w:date="2026-02-26T11:09:00Z" w16du:dateUtc="2026-02-26T17:09:00Z"/>
                <w:rFonts w:ascii="Times New Roman" w:hAnsi="Times New Roman" w:cs="Times New Roman"/>
                <w:sz w:val="20"/>
                <w:szCs w:val="20"/>
              </w:rPr>
            </w:pPr>
            <w:ins w:id="143" w:author="Rocha, Jonathan" w:date="2026-02-26T11:09:00Z" w16du:dateUtc="2026-02-26T17:09:00Z">
              <w:r w:rsidRPr="00CA34B1">
                <w:rPr>
                  <w:rFonts w:ascii="Times New Roman" w:hAnsi="Times New Roman" w:cs="Times New Roman"/>
                  <w:sz w:val="20"/>
                  <w:szCs w:val="20"/>
                </w:rPr>
                <w:t>Cryptocurrency</w:t>
              </w:r>
            </w:ins>
          </w:p>
        </w:tc>
        <w:tc>
          <w:tcPr>
            <w:tcW w:w="2394" w:type="dxa"/>
          </w:tcPr>
          <w:p w14:paraId="4F08D977" w14:textId="77777777" w:rsidR="00CA34B1" w:rsidRPr="00CA34B1" w:rsidRDefault="00CA34B1" w:rsidP="00CA34B1">
            <w:pPr>
              <w:rPr>
                <w:ins w:id="144" w:author="Rocha, Jonathan" w:date="2026-02-26T11:09:00Z" w16du:dateUtc="2026-02-26T17:09:00Z"/>
                <w:rFonts w:ascii="Times New Roman" w:hAnsi="Times New Roman" w:cs="Times New Roman"/>
                <w:sz w:val="20"/>
                <w:szCs w:val="20"/>
              </w:rPr>
            </w:pPr>
            <w:ins w:id="145" w:author="Rocha, Jonathan" w:date="2026-02-26T11:09:00Z" w16du:dateUtc="2026-02-26T17:09:00Z">
              <w:r w:rsidRPr="00CA34B1">
                <w:rPr>
                  <w:rFonts w:ascii="Times New Roman" w:hAnsi="Times New Roman" w:cs="Times New Roman"/>
                  <w:sz w:val="20"/>
                  <w:szCs w:val="20"/>
                </w:rPr>
                <w:t>1 day</w:t>
              </w:r>
            </w:ins>
          </w:p>
        </w:tc>
        <w:tc>
          <w:tcPr>
            <w:tcW w:w="2394" w:type="dxa"/>
          </w:tcPr>
          <w:p w14:paraId="218B9455" w14:textId="77777777" w:rsidR="00CA34B1" w:rsidRPr="00CA34B1" w:rsidRDefault="00CA34B1" w:rsidP="00CA34B1">
            <w:pPr>
              <w:rPr>
                <w:ins w:id="146" w:author="Rocha, Jonathan" w:date="2026-02-26T11:09:00Z" w16du:dateUtc="2026-02-26T17:09:00Z"/>
                <w:rFonts w:ascii="Times New Roman" w:hAnsi="Times New Roman" w:cs="Times New Roman"/>
                <w:sz w:val="20"/>
                <w:szCs w:val="20"/>
              </w:rPr>
            </w:pPr>
            <w:ins w:id="147" w:author="Rocha, Jonathan" w:date="2026-02-26T11:09:00Z" w16du:dateUtc="2026-02-26T17:09:00Z">
              <w:r w:rsidRPr="00CA34B1">
                <w:rPr>
                  <w:rFonts w:ascii="Times New Roman" w:hAnsi="Times New Roman" w:cs="Times New Roman"/>
                  <w:sz w:val="20"/>
                  <w:szCs w:val="20"/>
                </w:rPr>
                <w:t>0.24-0.25% per unit</w:t>
              </w:r>
            </w:ins>
          </w:p>
        </w:tc>
      </w:tr>
      <w:tr w:rsidR="00CA34B1" w:rsidRPr="00CA34B1" w14:paraId="485C6AB6" w14:textId="77777777" w:rsidTr="00217D76">
        <w:trPr>
          <w:ins w:id="148" w:author="Rocha, Jonathan" w:date="2026-02-26T11:09:00Z"/>
        </w:trPr>
        <w:tc>
          <w:tcPr>
            <w:tcW w:w="2394" w:type="dxa"/>
          </w:tcPr>
          <w:p w14:paraId="09FE4B49" w14:textId="77777777" w:rsidR="00CA34B1" w:rsidRPr="00CA34B1" w:rsidRDefault="00CA34B1" w:rsidP="00CA34B1">
            <w:pPr>
              <w:rPr>
                <w:ins w:id="149" w:author="Rocha, Jonathan" w:date="2026-02-26T11:09:00Z" w16du:dateUtc="2026-02-26T17:09:00Z"/>
                <w:rFonts w:ascii="Times New Roman" w:hAnsi="Times New Roman" w:cs="Times New Roman"/>
                <w:sz w:val="20"/>
                <w:szCs w:val="20"/>
              </w:rPr>
            </w:pPr>
            <w:ins w:id="150" w:author="Rocha, Jonathan" w:date="2026-02-26T11:09:00Z" w16du:dateUtc="2026-02-26T17:09:00Z">
              <w:r w:rsidRPr="00CA34B1">
                <w:rPr>
                  <w:rFonts w:ascii="Times New Roman" w:hAnsi="Times New Roman" w:cs="Times New Roman"/>
                  <w:sz w:val="20"/>
                  <w:szCs w:val="20"/>
                </w:rPr>
                <w:t>Baker and Wurgler (2007)</w:t>
              </w:r>
            </w:ins>
          </w:p>
        </w:tc>
        <w:tc>
          <w:tcPr>
            <w:tcW w:w="2394" w:type="dxa"/>
          </w:tcPr>
          <w:p w14:paraId="7B9ADBF3" w14:textId="77777777" w:rsidR="00CA34B1" w:rsidRPr="00CA34B1" w:rsidRDefault="00CA34B1" w:rsidP="00CA34B1">
            <w:pPr>
              <w:rPr>
                <w:ins w:id="151" w:author="Rocha, Jonathan" w:date="2026-02-26T11:09:00Z" w16du:dateUtc="2026-02-26T17:09:00Z"/>
                <w:rFonts w:ascii="Times New Roman" w:hAnsi="Times New Roman" w:cs="Times New Roman"/>
                <w:sz w:val="20"/>
                <w:szCs w:val="20"/>
              </w:rPr>
            </w:pPr>
            <w:ins w:id="152" w:author="Rocha, Jonathan" w:date="2026-02-26T11:09:00Z" w16du:dateUtc="2026-02-26T17:09:00Z">
              <w:r w:rsidRPr="00CA34B1">
                <w:rPr>
                  <w:rFonts w:ascii="Times New Roman" w:hAnsi="Times New Roman" w:cs="Times New Roman"/>
                  <w:sz w:val="20"/>
                  <w:szCs w:val="20"/>
                </w:rPr>
                <w:t>Equities (broad)</w:t>
              </w:r>
            </w:ins>
          </w:p>
        </w:tc>
        <w:tc>
          <w:tcPr>
            <w:tcW w:w="2394" w:type="dxa"/>
          </w:tcPr>
          <w:p w14:paraId="7EF50575" w14:textId="77777777" w:rsidR="00CA34B1" w:rsidRPr="00CA34B1" w:rsidRDefault="00CA34B1" w:rsidP="00CA34B1">
            <w:pPr>
              <w:rPr>
                <w:ins w:id="153" w:author="Rocha, Jonathan" w:date="2026-02-26T11:09:00Z" w16du:dateUtc="2026-02-26T17:09:00Z"/>
                <w:rFonts w:ascii="Times New Roman" w:hAnsi="Times New Roman" w:cs="Times New Roman"/>
                <w:sz w:val="20"/>
                <w:szCs w:val="20"/>
              </w:rPr>
            </w:pPr>
            <w:ins w:id="154" w:author="Rocha, Jonathan" w:date="2026-02-26T11:09:00Z" w16du:dateUtc="2026-02-26T17:09:00Z">
              <w:r w:rsidRPr="00CA34B1">
                <w:rPr>
                  <w:rFonts w:ascii="Times New Roman" w:hAnsi="Times New Roman" w:cs="Times New Roman"/>
                  <w:sz w:val="20"/>
                  <w:szCs w:val="20"/>
                </w:rPr>
                <w:t>Monthly</w:t>
              </w:r>
            </w:ins>
          </w:p>
        </w:tc>
        <w:tc>
          <w:tcPr>
            <w:tcW w:w="2394" w:type="dxa"/>
          </w:tcPr>
          <w:p w14:paraId="18DF44BB" w14:textId="77777777" w:rsidR="00CA34B1" w:rsidRPr="00CA34B1" w:rsidRDefault="00CA34B1" w:rsidP="00CA34B1">
            <w:pPr>
              <w:keepNext/>
              <w:rPr>
                <w:ins w:id="155" w:author="Rocha, Jonathan" w:date="2026-02-26T11:09:00Z" w16du:dateUtc="2026-02-26T17:09:00Z"/>
                <w:rFonts w:ascii="Times New Roman" w:hAnsi="Times New Roman" w:cs="Times New Roman"/>
                <w:sz w:val="20"/>
                <w:szCs w:val="20"/>
              </w:rPr>
            </w:pPr>
            <w:ins w:id="156" w:author="Rocha, Jonathan" w:date="2026-02-26T11:09:00Z" w16du:dateUtc="2026-02-26T17:09:00Z">
              <w:r w:rsidRPr="00CA34B1">
                <w:rPr>
                  <w:rFonts w:ascii="Times New Roman" w:hAnsi="Times New Roman" w:cs="Times New Roman"/>
                  <w:sz w:val="20"/>
                  <w:szCs w:val="20"/>
                </w:rPr>
                <w:t>0.43 correlation</w:t>
              </w:r>
            </w:ins>
          </w:p>
        </w:tc>
      </w:tr>
    </w:tbl>
    <w:p w14:paraId="1C76AB79" w14:textId="77777777" w:rsidR="00CA34B1" w:rsidRPr="00CA34B1" w:rsidRDefault="00CA34B1" w:rsidP="00CA34B1">
      <w:pPr>
        <w:spacing w:line="240" w:lineRule="auto"/>
        <w:rPr>
          <w:ins w:id="157" w:author="Rocha, Jonathan" w:date="2026-02-26T11:09:00Z" w16du:dateUtc="2026-02-26T17:09:00Z"/>
          <w:rFonts w:asciiTheme="minorHAnsi" w:eastAsiaTheme="minorEastAsia" w:hAnsiTheme="minorHAnsi" w:cstheme="minorBidi"/>
          <w:i/>
          <w:iCs/>
          <w:color w:val="1F497D" w:themeColor="text2"/>
          <w:kern w:val="2"/>
          <w:sz w:val="18"/>
          <w:szCs w:val="18"/>
        </w:rPr>
      </w:pPr>
    </w:p>
    <w:p w14:paraId="0F9D1541" w14:textId="77777777" w:rsidR="00CA34B1" w:rsidRPr="00CA34B1" w:rsidRDefault="00CA34B1" w:rsidP="00CA34B1">
      <w:pPr>
        <w:spacing w:after="240" w:line="278" w:lineRule="auto"/>
        <w:rPr>
          <w:ins w:id="158" w:author="Rocha, Jonathan" w:date="2026-02-26T11:09:00Z" w16du:dateUtc="2026-02-26T17:09:00Z"/>
          <w:rFonts w:ascii="Times New Roman" w:eastAsiaTheme="minorEastAsia" w:hAnsi="Times New Roman" w:cs="Times New Roman"/>
          <w:kern w:val="2"/>
          <w:sz w:val="20"/>
          <w:szCs w:val="20"/>
        </w:rPr>
      </w:pPr>
      <w:ins w:id="159" w:author="Rocha, Jonathan" w:date="2026-02-26T11:09:00Z" w16du:dateUtc="2026-02-26T17:09:00Z">
        <w:r w:rsidRPr="00CA34B1">
          <w:rPr>
            <w:rFonts w:ascii="Times New Roman" w:eastAsiaTheme="minorEastAsia" w:hAnsi="Times New Roman" w:cs="Times New Roman"/>
            <w:kern w:val="2"/>
            <w:sz w:val="20"/>
            <w:szCs w:val="20"/>
          </w:rPr>
          <w:t xml:space="preserve">This convergence across independent studies strengthens the foundation for sentiment-based regime detection. The consistent 1–6 day lead times suggest an optimal window for regime-transition early-warning systems. The data layer supporting these analyses has expanded in parallel, with Fottner et al. (2022), </w:t>
        </w:r>
        <w:r w:rsidRPr="00CA34B1">
          <w:rPr>
            <w:rFonts w:ascii="Times New Roman" w:eastAsiaTheme="minorEastAsia" w:hAnsi="Times New Roman" w:cs="Times New Roman"/>
            <w:kern w:val="2"/>
            <w:sz w:val="20"/>
            <w:szCs w:val="20"/>
          </w:rPr>
          <w:lastRenderedPageBreak/>
          <w:t>Dong et al. (2024), and Xu et al. (2025) proposing multimodal financial datasets that highlight a shift toward reproducible, multi-source benchmarks.</w:t>
        </w:r>
      </w:ins>
    </w:p>
    <w:p w14:paraId="18451F5B" w14:textId="77777777" w:rsidR="00CA34B1" w:rsidRPr="00CA34B1" w:rsidRDefault="00CA34B1" w:rsidP="00CA34B1">
      <w:pPr>
        <w:spacing w:after="240" w:line="278" w:lineRule="auto"/>
        <w:rPr>
          <w:ins w:id="160" w:author="Rocha, Jonathan" w:date="2026-02-26T11:09:00Z" w16du:dateUtc="2026-02-26T17:09:00Z"/>
          <w:rFonts w:ascii="Times New Roman" w:eastAsiaTheme="minorEastAsia" w:hAnsi="Times New Roman" w:cs="Times New Roman"/>
          <w:kern w:val="2"/>
          <w:sz w:val="20"/>
          <w:szCs w:val="20"/>
        </w:rPr>
      </w:pPr>
      <w:ins w:id="161" w:author="Rocha, Jonathan" w:date="2026-02-26T11:09:00Z" w16du:dateUtc="2026-02-26T17:09:00Z">
        <w:r w:rsidRPr="00CA34B1">
          <w:rPr>
            <w:rFonts w:ascii="Times New Roman" w:eastAsiaTheme="minorEastAsia" w:hAnsi="Times New Roman" w:cs="Times New Roman"/>
            <w:kern w:val="2"/>
            <w:sz w:val="20"/>
            <w:szCs w:val="20"/>
          </w:rPr>
          <w:t>Despite encouraging evidence, Kengmegni (2024) found that agreement ratios between sentiment signals and next-day price movements hover around 0.5—essentially random chance—and that market efficiency has increased, with prediction error standard deviations declining from 0.2 in 2009 to 0.065 by 2023. Critically, economy-wide sentiment measures outperformed stock-specific sentiment, supporting our research design's focus on cross-asset aggregate sentiment rather than single-security approaches. The conclusion that "next-day stock prediction remains elusive" underscores the importance of regime-level analysis over precise return prediction.</w:t>
        </w:r>
      </w:ins>
    </w:p>
    <w:p w14:paraId="2ED09723" w14:textId="77777777" w:rsidR="00CA34B1" w:rsidRPr="00CA34B1" w:rsidRDefault="00CA34B1" w:rsidP="00CA34B1">
      <w:pPr>
        <w:spacing w:after="240" w:line="278" w:lineRule="auto"/>
        <w:rPr>
          <w:ins w:id="162" w:author="Rocha, Jonathan" w:date="2026-02-26T11:09:00Z" w16du:dateUtc="2026-02-26T17:09:00Z"/>
          <w:rFonts w:ascii="Times New Roman" w:eastAsiaTheme="minorEastAsia" w:hAnsi="Times New Roman" w:cs="Times New Roman"/>
          <w:b/>
          <w:bCs/>
          <w:kern w:val="2"/>
          <w:sz w:val="20"/>
          <w:szCs w:val="20"/>
        </w:rPr>
      </w:pPr>
      <w:ins w:id="163" w:author="Rocha, Jonathan" w:date="2026-02-26T11:09:00Z" w16du:dateUtc="2026-02-26T17:09:00Z">
        <w:r w:rsidRPr="00CA34B1">
          <w:rPr>
            <w:rFonts w:ascii="Times New Roman" w:eastAsiaTheme="minorEastAsia" w:hAnsi="Times New Roman" w:cs="Times New Roman"/>
            <w:b/>
            <w:bCs/>
            <w:kern w:val="2"/>
            <w:sz w:val="20"/>
            <w:szCs w:val="20"/>
          </w:rPr>
          <w:t>2.3 Cross-Asset Sentiment Analysis</w:t>
        </w:r>
      </w:ins>
    </w:p>
    <w:p w14:paraId="1342F295" w14:textId="072CBA8A" w:rsidR="00CA34B1" w:rsidRPr="00CA34B1" w:rsidRDefault="00CA34B1" w:rsidP="00CA34B1">
      <w:pPr>
        <w:spacing w:after="240" w:line="278" w:lineRule="auto"/>
        <w:rPr>
          <w:ins w:id="164" w:author="Rocha, Jonathan" w:date="2026-02-26T11:09:00Z" w16du:dateUtc="2026-02-26T17:09:00Z"/>
          <w:rFonts w:ascii="Times New Roman" w:eastAsiaTheme="minorEastAsia" w:hAnsi="Times New Roman" w:cs="Times New Roman"/>
          <w:kern w:val="2"/>
          <w:sz w:val="20"/>
          <w:szCs w:val="20"/>
        </w:rPr>
      </w:pPr>
      <w:ins w:id="165" w:author="Rocha, Jonathan" w:date="2026-02-26T11:09:00Z" w16du:dateUtc="2026-02-26T17:09:00Z">
        <w:r w:rsidRPr="00CA34B1">
          <w:rPr>
            <w:rFonts w:ascii="Times New Roman" w:eastAsiaTheme="minorEastAsia" w:hAnsi="Times New Roman" w:cs="Times New Roman"/>
            <w:kern w:val="2"/>
            <w:sz w:val="20"/>
            <w:szCs w:val="20"/>
          </w:rPr>
          <w:t xml:space="preserve">Integrating sentiment signals across multiple markets remains a frontier with significant implications. Building on the cross-asset spillover evidence reviewed in Section 2.2, Wang et al. (2024) found asymmetric momentum transmission between China's stock and bond markets, with hybrid funds acting as intermediaries—demonstrating that institutional investment vehicles can amplify or dampen cross-asset sentiment propagation. Yang et al. (2025) introduced a cross-asset risk management framework </w:t>
        </w:r>
      </w:ins>
      <w:ins w:id="166" w:author="Rocha, Jonathan" w:date="2026-02-26T11:10:00Z" w16du:dateUtc="2026-02-26T17:10:00Z">
        <w:r w:rsidR="00904493">
          <w:rPr>
            <w:rFonts w:ascii="Times New Roman" w:eastAsiaTheme="minorEastAsia" w:hAnsi="Times New Roman" w:cs="Times New Roman"/>
            <w:kern w:val="2"/>
            <w:sz w:val="20"/>
            <w:szCs w:val="20"/>
          </w:rPr>
          <w:t>that leverages</w:t>
        </w:r>
      </w:ins>
      <w:ins w:id="167" w:author="Rocha, Jonathan" w:date="2026-02-26T11:09:00Z" w16du:dateUtc="2026-02-26T17:09:00Z">
        <w:r w:rsidRPr="00CA34B1">
          <w:rPr>
            <w:rFonts w:ascii="Times New Roman" w:eastAsiaTheme="minorEastAsia" w:hAnsi="Times New Roman" w:cs="Times New Roman"/>
            <w:kern w:val="2"/>
            <w:sz w:val="20"/>
            <w:szCs w:val="20"/>
          </w:rPr>
          <w:t xml:space="preserve"> GPT-4 and Llama-3-30b for real-time monitoring across equities, fixed</w:t>
        </w:r>
      </w:ins>
      <w:ins w:id="168" w:author="Rocha, Jonathan" w:date="2026-02-26T11:10:00Z" w16du:dateUtc="2026-02-26T17:10:00Z">
        <w:r w:rsidR="00904493">
          <w:rPr>
            <w:rFonts w:ascii="Times New Roman" w:eastAsiaTheme="minorEastAsia" w:hAnsi="Times New Roman" w:cs="Times New Roman"/>
            <w:kern w:val="2"/>
            <w:sz w:val="20"/>
            <w:szCs w:val="20"/>
          </w:rPr>
          <w:t xml:space="preserve"> </w:t>
        </w:r>
      </w:ins>
      <w:ins w:id="169" w:author="Rocha, Jonathan" w:date="2026-02-26T11:09:00Z" w16du:dateUtc="2026-02-26T17:09:00Z">
        <w:r w:rsidRPr="00CA34B1">
          <w:rPr>
            <w:rFonts w:ascii="Times New Roman" w:eastAsiaTheme="minorEastAsia" w:hAnsi="Times New Roman" w:cs="Times New Roman"/>
            <w:kern w:val="2"/>
            <w:sz w:val="20"/>
            <w:szCs w:val="20"/>
          </w:rPr>
          <w:t>income, and currencies, achieving 82.1% accuracy in predicting market shifts—substantially outperforming traditional methods (74.0–75.2%). These findings demonstrate the practical feasibility of unified cross-asset sentiment monitoring systems.</w:t>
        </w:r>
      </w:ins>
    </w:p>
    <w:p w14:paraId="0A6101F1" w14:textId="77777777" w:rsidR="00CA34B1" w:rsidRPr="00CA34B1" w:rsidRDefault="00CA34B1" w:rsidP="00CA34B1">
      <w:pPr>
        <w:spacing w:after="240" w:line="278" w:lineRule="auto"/>
        <w:rPr>
          <w:ins w:id="170" w:author="Rocha, Jonathan" w:date="2026-02-26T11:09:00Z" w16du:dateUtc="2026-02-26T17:09:00Z"/>
          <w:rFonts w:ascii="Times New Roman" w:eastAsiaTheme="minorEastAsia" w:hAnsi="Times New Roman" w:cs="Times New Roman"/>
          <w:kern w:val="2"/>
          <w:sz w:val="20"/>
          <w:szCs w:val="20"/>
        </w:rPr>
      </w:pPr>
      <w:ins w:id="171" w:author="Rocha, Jonathan" w:date="2026-02-26T11:09:00Z" w16du:dateUtc="2026-02-26T17:09:00Z">
        <w:r w:rsidRPr="00CA34B1">
          <w:rPr>
            <w:rFonts w:ascii="Times New Roman" w:eastAsiaTheme="minorEastAsia" w:hAnsi="Times New Roman" w:cs="Times New Roman"/>
            <w:kern w:val="2"/>
            <w:sz w:val="20"/>
            <w:szCs w:val="20"/>
          </w:rPr>
          <w:t>Foreign exchange markets present unique opportunities for sentiment analysis given their 24-hour trading and macroeconomic sensitivity. Olaiyapo (2024) combined lexicon-based analysis with Naive Bayes classification to achieve 85% accuracy for USD-related sentiment signals, generating over 12% profit when combined with technical indicators. Dakalbab et al. (2025) advanced forex prediction through cross-modal attention mechanisms integrating technical and sentiment analysis, achieving 82.9% accuracy across major currency pairs. Sibande et al. (2021) established that forex markets exhibit regime-specific sentiment effects: extreme bullish or bearish sentiment strengthened anti-herding behavior, while average sentiment produced weaker effects—suggesting that real-time sentiment monitoring can identify periods of heightened speculative activity.</w:t>
        </w:r>
      </w:ins>
    </w:p>
    <w:p w14:paraId="46943CCA" w14:textId="77777777" w:rsidR="00CA34B1" w:rsidRPr="00CA34B1" w:rsidRDefault="00CA34B1" w:rsidP="00CA34B1">
      <w:pPr>
        <w:spacing w:after="240" w:line="278" w:lineRule="auto"/>
        <w:rPr>
          <w:ins w:id="172" w:author="Rocha, Jonathan" w:date="2026-02-26T11:09:00Z" w16du:dateUtc="2026-02-26T17:09:00Z"/>
          <w:rFonts w:ascii="Times New Roman" w:eastAsiaTheme="minorEastAsia" w:hAnsi="Times New Roman" w:cs="Times New Roman"/>
          <w:kern w:val="2"/>
          <w:sz w:val="20"/>
          <w:szCs w:val="20"/>
        </w:rPr>
      </w:pPr>
      <w:ins w:id="173" w:author="Rocha, Jonathan" w:date="2026-02-26T11:09:00Z" w16du:dateUtc="2026-02-26T17:09:00Z">
        <w:r w:rsidRPr="00CA34B1">
          <w:rPr>
            <w:rFonts w:ascii="Times New Roman" w:eastAsiaTheme="minorEastAsia" w:hAnsi="Times New Roman" w:cs="Times New Roman"/>
            <w:kern w:val="2"/>
            <w:sz w:val="20"/>
            <w:szCs w:val="20"/>
          </w:rPr>
          <w:t xml:space="preserve">The integration of sentiment into multi-asset portfolio management demonstrates practical applications. Sarfarazurrehman et al. (2025) showed that DRL and LSTM-based approaches for cross-asset risk analysis achieved </w:t>
        </w:r>
        <w:r w:rsidRPr="00CA34B1">
          <w:rPr>
            <w:rFonts w:ascii="Times New Roman" w:eastAsiaTheme="minorEastAsia" w:hAnsi="Times New Roman" w:cs="Times New Roman"/>
            <w:kern w:val="2"/>
            <w:sz w:val="20"/>
            <w:szCs w:val="20"/>
          </w:rPr>
          <w:lastRenderedPageBreak/>
          <w:t>cumulative returns of 29.52% with a Sharpe ratio of 0.98, outperforming traditional Mean-Variance Optimization. Pankwaen et al. (2025) developed an adaptive multi-asset framework that maintained effectiveness across major disruptions, including COVID-19 and the 2022 crypto crash, suggesting that dynamic, sentiment-aware approaches are essential for cross-asset regime detection.</w:t>
        </w:r>
      </w:ins>
    </w:p>
    <w:p w14:paraId="3FECDABD" w14:textId="121A755A" w:rsidR="00CA34B1" w:rsidRPr="00CA34B1" w:rsidRDefault="00CA34B1" w:rsidP="00CA34B1">
      <w:pPr>
        <w:spacing w:after="240" w:line="278" w:lineRule="auto"/>
        <w:rPr>
          <w:ins w:id="174" w:author="Rocha, Jonathan" w:date="2026-02-26T11:09:00Z" w16du:dateUtc="2026-02-26T17:09:00Z"/>
          <w:rFonts w:ascii="Times New Roman" w:eastAsiaTheme="minorEastAsia" w:hAnsi="Times New Roman" w:cs="Times New Roman"/>
          <w:kern w:val="2"/>
          <w:sz w:val="20"/>
          <w:szCs w:val="20"/>
        </w:rPr>
      </w:pPr>
      <w:ins w:id="175" w:author="Rocha, Jonathan" w:date="2026-02-26T11:09:00Z" w16du:dateUtc="2026-02-26T17:09:00Z">
        <w:r w:rsidRPr="00CA34B1">
          <w:rPr>
            <w:rFonts w:ascii="Times New Roman" w:eastAsiaTheme="minorEastAsia" w:hAnsi="Times New Roman" w:cs="Times New Roman"/>
            <w:kern w:val="2"/>
            <w:sz w:val="20"/>
            <w:szCs w:val="20"/>
          </w:rPr>
          <w:t>Commodities exhibit unique sentiment dynamics. Shi (2025) developed a sentiment-based GARCH-MIDAS hybrid model to explain the 2020–2022 anomaly</w:t>
        </w:r>
      </w:ins>
      <w:ins w:id="176" w:author="Rocha, Jonathan" w:date="2026-02-26T11:10:00Z" w16du:dateUtc="2026-02-26T17:10:00Z">
        <w:r w:rsidR="00904493">
          <w:rPr>
            <w:rFonts w:ascii="Times New Roman" w:eastAsiaTheme="minorEastAsia" w:hAnsi="Times New Roman" w:cs="Times New Roman"/>
            <w:kern w:val="2"/>
            <w:sz w:val="20"/>
            <w:szCs w:val="20"/>
          </w:rPr>
          <w:t>,</w:t>
        </w:r>
      </w:ins>
      <w:ins w:id="177" w:author="Rocha, Jonathan" w:date="2026-02-26T11:09:00Z" w16du:dateUtc="2026-02-26T17:09:00Z">
        <w:r w:rsidRPr="00CA34B1">
          <w:rPr>
            <w:rFonts w:ascii="Times New Roman" w:eastAsiaTheme="minorEastAsia" w:hAnsi="Times New Roman" w:cs="Times New Roman"/>
            <w:kern w:val="2"/>
            <w:sz w:val="20"/>
            <w:szCs w:val="20"/>
          </w:rPr>
          <w:t xml:space="preserve"> where gold prices rose 40% despite a 12% increase in the US Dollar Index. Using FinBERT-scored sentiment, the model reduced out-of-sample prediction errors by 18.7% over traditional volatility models. Negative sentiment had 1.8 times the impact on volatility as positive sentiment—consistent with loss-aversion theory—and sentiment factors accounted for approximately 15% of previously unobserved heteroskedasticity in long-term volatility components. This finding directly informs our framework's GARCH-based volatility layer.</w:t>
        </w:r>
      </w:ins>
    </w:p>
    <w:p w14:paraId="7C9057D4" w14:textId="2F79987A" w:rsidR="00CA34B1" w:rsidRPr="00CA34B1" w:rsidRDefault="00CA34B1" w:rsidP="00CA34B1">
      <w:pPr>
        <w:spacing w:after="240" w:line="278" w:lineRule="auto"/>
        <w:rPr>
          <w:ins w:id="178" w:author="Rocha, Jonathan" w:date="2026-02-26T11:09:00Z" w16du:dateUtc="2026-02-26T17:09:00Z"/>
          <w:rFonts w:ascii="Times New Roman" w:eastAsiaTheme="minorEastAsia" w:hAnsi="Times New Roman" w:cs="Times New Roman"/>
          <w:kern w:val="2"/>
          <w:sz w:val="20"/>
          <w:szCs w:val="20"/>
        </w:rPr>
      </w:pPr>
      <w:ins w:id="179" w:author="Rocha, Jonathan" w:date="2026-02-26T11:09:00Z" w16du:dateUtc="2026-02-26T17:09:00Z">
        <w:r w:rsidRPr="00CA34B1">
          <w:rPr>
            <w:rFonts w:ascii="Times New Roman" w:eastAsiaTheme="minorEastAsia" w:hAnsi="Times New Roman" w:cs="Times New Roman"/>
            <w:kern w:val="2"/>
            <w:sz w:val="20"/>
            <w:szCs w:val="20"/>
          </w:rPr>
          <w:t>The cross-asset evidence reviewed here—from crypto-equity spillovers to commodity safe-haven dynamics—demonstrates both the feasibility and value of unified sentiment analysis frameworks, motivating our research design that synthesizes sentiment across all four asset classes detect regime regimes.</w:t>
        </w:r>
      </w:ins>
    </w:p>
    <w:p w14:paraId="488651AF" w14:textId="77777777" w:rsidR="00CA34B1" w:rsidRPr="00CA34B1" w:rsidRDefault="00CA34B1" w:rsidP="00CA34B1">
      <w:pPr>
        <w:spacing w:after="240" w:line="278" w:lineRule="auto"/>
        <w:rPr>
          <w:ins w:id="180" w:author="Rocha, Jonathan" w:date="2026-02-26T11:09:00Z" w16du:dateUtc="2026-02-26T17:09:00Z"/>
          <w:rFonts w:ascii="Times New Roman" w:eastAsiaTheme="minorEastAsia" w:hAnsi="Times New Roman" w:cs="Times New Roman"/>
          <w:b/>
          <w:bCs/>
          <w:kern w:val="2"/>
          <w:sz w:val="20"/>
          <w:szCs w:val="20"/>
        </w:rPr>
      </w:pPr>
      <w:ins w:id="181" w:author="Rocha, Jonathan" w:date="2026-02-26T11:09:00Z" w16du:dateUtc="2026-02-26T17:09:00Z">
        <w:r w:rsidRPr="00CA34B1">
          <w:rPr>
            <w:rFonts w:ascii="Times New Roman" w:eastAsiaTheme="minorEastAsia" w:hAnsi="Times New Roman" w:cs="Times New Roman"/>
            <w:b/>
            <w:bCs/>
            <w:kern w:val="2"/>
            <w:sz w:val="20"/>
            <w:szCs w:val="20"/>
          </w:rPr>
          <w:t>2.4 Market Regime Detection</w:t>
        </w:r>
      </w:ins>
    </w:p>
    <w:p w14:paraId="63F86F2E" w14:textId="77777777" w:rsidR="00CA34B1" w:rsidRPr="00CA34B1" w:rsidRDefault="00CA34B1" w:rsidP="00CA34B1">
      <w:pPr>
        <w:spacing w:after="240" w:line="278" w:lineRule="auto"/>
        <w:rPr>
          <w:ins w:id="182" w:author="Rocha, Jonathan" w:date="2026-02-26T11:09:00Z" w16du:dateUtc="2026-02-26T17:09:00Z"/>
          <w:rFonts w:ascii="Times New Roman" w:eastAsiaTheme="minorEastAsia" w:hAnsi="Times New Roman" w:cs="Times New Roman"/>
          <w:kern w:val="2"/>
          <w:sz w:val="20"/>
          <w:szCs w:val="20"/>
        </w:rPr>
      </w:pPr>
      <w:ins w:id="183" w:author="Rocha, Jonathan" w:date="2026-02-26T11:09:00Z" w16du:dateUtc="2026-02-26T17:09:00Z">
        <w:r w:rsidRPr="00CA34B1">
          <w:rPr>
            <w:rFonts w:ascii="Times New Roman" w:eastAsiaTheme="minorEastAsia" w:hAnsi="Times New Roman" w:cs="Times New Roman"/>
            <w:kern w:val="2"/>
            <w:sz w:val="20"/>
            <w:szCs w:val="20"/>
          </w:rPr>
          <w:t>Having established that transformer-based sentiment analysis achieves strong classification performance and that sentiment signals demonstrate predictive power across asset classes, we now address how to integrate these insights for regime detection. Identifying market regimes—distinct periods characterized by different return distributions, volatility patterns, and investor behavior—enables dynamic allocation, downside hedging, and the capture of regime-specific opportunities.</w:t>
        </w:r>
      </w:ins>
    </w:p>
    <w:p w14:paraId="4CCE11ED" w14:textId="77777777" w:rsidR="00CA34B1" w:rsidRPr="00CA34B1" w:rsidRDefault="00CA34B1" w:rsidP="00CA34B1">
      <w:pPr>
        <w:spacing w:after="240" w:line="278" w:lineRule="auto"/>
        <w:rPr>
          <w:ins w:id="184" w:author="Rocha, Jonathan" w:date="2026-02-26T11:09:00Z" w16du:dateUtc="2026-02-26T17:09:00Z"/>
          <w:rFonts w:ascii="Times New Roman" w:eastAsiaTheme="minorEastAsia" w:hAnsi="Times New Roman" w:cs="Times New Roman"/>
          <w:kern w:val="2"/>
          <w:sz w:val="20"/>
          <w:szCs w:val="20"/>
        </w:rPr>
      </w:pPr>
      <w:ins w:id="185" w:author="Rocha, Jonathan" w:date="2026-02-26T11:09:00Z" w16du:dateUtc="2026-02-26T17:09:00Z">
        <w:r w:rsidRPr="00CA34B1">
          <w:rPr>
            <w:rFonts w:ascii="Times New Roman" w:eastAsiaTheme="minorEastAsia" w:hAnsi="Times New Roman" w:cs="Times New Roman"/>
            <w:kern w:val="2"/>
            <w:sz w:val="20"/>
            <w:szCs w:val="20"/>
          </w:rPr>
          <w:t>Classical regime detection relies on threshold-based indicators—volatility thresholds (VIX above 30 for Risk-Off, below 15 for complacent Risk-On), moving-average crossovers, yield-curve inversion, and Hidden Markov Models (HMMs) that infer latent state transitions. The fundamental limitation is lag: these methods identify regimes after transitions have already progressed. Baker and Wurgler (2007) suggested that behavioral signals may provide earlier indicators, though their proxies relied on indirect measures rather than direct textual sentiment extraction.</w:t>
        </w:r>
      </w:ins>
    </w:p>
    <w:p w14:paraId="18927F40" w14:textId="4810811D" w:rsidR="00CA34B1" w:rsidRPr="00CA34B1" w:rsidRDefault="00CA34B1" w:rsidP="00CA34B1">
      <w:pPr>
        <w:spacing w:after="240" w:line="278" w:lineRule="auto"/>
        <w:rPr>
          <w:ins w:id="186" w:author="Rocha, Jonathan" w:date="2026-02-26T11:09:00Z" w16du:dateUtc="2026-02-26T17:09:00Z"/>
          <w:rFonts w:ascii="Times New Roman" w:eastAsiaTheme="minorEastAsia" w:hAnsi="Times New Roman" w:cs="Times New Roman"/>
          <w:kern w:val="2"/>
          <w:sz w:val="20"/>
          <w:szCs w:val="20"/>
        </w:rPr>
      </w:pPr>
      <w:ins w:id="187" w:author="Rocha, Jonathan" w:date="2026-02-26T11:09:00Z" w16du:dateUtc="2026-02-26T17:09:00Z">
        <w:r w:rsidRPr="00CA34B1">
          <w:rPr>
            <w:rFonts w:ascii="Times New Roman" w:eastAsiaTheme="minorEastAsia" w:hAnsi="Times New Roman" w:cs="Times New Roman"/>
            <w:kern w:val="2"/>
            <w:sz w:val="20"/>
            <w:szCs w:val="20"/>
          </w:rPr>
          <w:t xml:space="preserve">While HMMs have been the standard for regime detection, Shu et al. (2024) demonstrate critical limitations: HMMs are highly sensitive to daily noise, </w:t>
        </w:r>
        <w:r w:rsidRPr="00CA34B1">
          <w:rPr>
            <w:rFonts w:ascii="Times New Roman" w:eastAsiaTheme="minorEastAsia" w:hAnsi="Times New Roman" w:cs="Times New Roman"/>
            <w:kern w:val="2"/>
            <w:sz w:val="20"/>
            <w:szCs w:val="20"/>
          </w:rPr>
          <w:lastRenderedPageBreak/>
          <w:t xml:space="preserve">producing "whipsaw" signals that degrade performance through excessive transaction costs. Statistical Jump Models (JMs) address this by </w:t>
        </w:r>
      </w:ins>
      <w:ins w:id="188" w:author="Rocha, Jonathan" w:date="2026-02-26T11:10:00Z" w16du:dateUtc="2026-02-26T17:10:00Z">
        <w:r w:rsidR="00904493">
          <w:rPr>
            <w:rFonts w:ascii="Times New Roman" w:eastAsiaTheme="minorEastAsia" w:hAnsi="Times New Roman" w:cs="Times New Roman"/>
            <w:kern w:val="2"/>
            <w:sz w:val="20"/>
            <w:szCs w:val="20"/>
          </w:rPr>
          <w:t xml:space="preserve">directly </w:t>
        </w:r>
      </w:ins>
      <w:ins w:id="189" w:author="Rocha, Jonathan" w:date="2026-02-26T11:09:00Z" w16du:dateUtc="2026-02-26T17:09:00Z">
        <w:r w:rsidRPr="00CA34B1">
          <w:rPr>
            <w:rFonts w:ascii="Times New Roman" w:eastAsiaTheme="minorEastAsia" w:hAnsi="Times New Roman" w:cs="Times New Roman"/>
            <w:kern w:val="2"/>
            <w:sz w:val="20"/>
            <w:szCs w:val="20"/>
          </w:rPr>
          <w:t xml:space="preserve">incorporating a discrete jump penalty into the objective function, </w:t>
        </w:r>
      </w:ins>
      <w:ins w:id="190" w:author="Rocha, Jonathan" w:date="2026-02-26T11:10:00Z" w16du:dateUtc="2026-02-26T17:10:00Z">
        <w:r w:rsidR="00904493">
          <w:rPr>
            <w:rFonts w:ascii="Times New Roman" w:eastAsiaTheme="minorEastAsia" w:hAnsi="Times New Roman" w:cs="Times New Roman"/>
            <w:kern w:val="2"/>
            <w:sz w:val="20"/>
            <w:szCs w:val="20"/>
          </w:rPr>
          <w:t xml:space="preserve">thereby </w:t>
        </w:r>
      </w:ins>
      <w:ins w:id="191" w:author="Rocha, Jonathan" w:date="2026-02-26T11:09:00Z" w16du:dateUtc="2026-02-26T17:09:00Z">
        <w:r w:rsidRPr="00CA34B1">
          <w:rPr>
            <w:rFonts w:ascii="Times New Roman" w:eastAsiaTheme="minorEastAsia" w:hAnsi="Times New Roman" w:cs="Times New Roman"/>
            <w:kern w:val="2"/>
            <w:sz w:val="20"/>
            <w:szCs w:val="20"/>
          </w:rPr>
          <w:t>mathematically enforcing regime persistence and requiring substantial evidence before triggering state changes. Empirically, JMs reduce annualized portfolio turnover by approximately two-thirds versus HMMs (44% vs. 141% for S&amp;P 500) while improving risk-adjusted returns, reducing maximum drawdown by 10–15 percentage points, and increasing compound annual growth rates by 1–4% across U.S., German, and Japanese equity indices from 1990 to 2023. This persistence-enforcing mechanism is central to our Layer 2 design.</w:t>
        </w:r>
      </w:ins>
    </w:p>
    <w:p w14:paraId="47287F09" w14:textId="77777777" w:rsidR="00CA34B1" w:rsidRPr="00CA34B1" w:rsidRDefault="00CA34B1" w:rsidP="00CA34B1">
      <w:pPr>
        <w:spacing w:after="240" w:line="278" w:lineRule="auto"/>
        <w:rPr>
          <w:ins w:id="192" w:author="Rocha, Jonathan" w:date="2026-02-26T11:09:00Z" w16du:dateUtc="2026-02-26T17:09:00Z"/>
          <w:rFonts w:ascii="Times New Roman" w:eastAsiaTheme="minorEastAsia" w:hAnsi="Times New Roman" w:cs="Times New Roman"/>
          <w:kern w:val="2"/>
          <w:sz w:val="20"/>
          <w:szCs w:val="20"/>
        </w:rPr>
      </w:pPr>
      <w:ins w:id="193" w:author="Rocha, Jonathan" w:date="2026-02-26T11:09:00Z" w16du:dateUtc="2026-02-26T17:09:00Z">
        <w:r w:rsidRPr="00CA34B1">
          <w:rPr>
            <w:rFonts w:ascii="Times New Roman" w:eastAsiaTheme="minorEastAsia" w:hAnsi="Times New Roman" w:cs="Times New Roman"/>
            <w:kern w:val="2"/>
            <w:sz w:val="20"/>
            <w:szCs w:val="20"/>
          </w:rPr>
          <w:t>Zhang et al. (2020) developed an explainable ML framework using hierarchical clustering for regime-based allocation, achieving 22.53% annualized returns with a Sharpe ratio of 1.06. Suárez-Cetrulo et al. (2023) reviewed 140 studies on ML for financial prediction under regime change, finding that most conventional techniques struggle with abrupt structural changes—the very characteristic that distinguishes regime transitions from normal fluctuations—and noting that the literature on concept drift and regime switching has developed largely independently despite addressing similar challenges.</w:t>
        </w:r>
      </w:ins>
    </w:p>
    <w:p w14:paraId="779E4C5D" w14:textId="77777777" w:rsidR="00CA34B1" w:rsidRPr="00CA34B1" w:rsidRDefault="00CA34B1" w:rsidP="00CA34B1">
      <w:pPr>
        <w:spacing w:after="240" w:line="278" w:lineRule="auto"/>
        <w:rPr>
          <w:ins w:id="194" w:author="Rocha, Jonathan" w:date="2026-02-26T11:09:00Z" w16du:dateUtc="2026-02-26T17:09:00Z"/>
          <w:rFonts w:ascii="Times New Roman" w:eastAsiaTheme="minorEastAsia" w:hAnsi="Times New Roman" w:cs="Times New Roman"/>
          <w:b/>
          <w:bCs/>
          <w:kern w:val="2"/>
          <w:sz w:val="20"/>
          <w:szCs w:val="20"/>
        </w:rPr>
      </w:pPr>
      <w:ins w:id="195" w:author="Rocha, Jonathan" w:date="2026-02-26T11:09:00Z" w16du:dateUtc="2026-02-26T17:09:00Z">
        <w:r w:rsidRPr="00CA34B1">
          <w:rPr>
            <w:rFonts w:ascii="Times New Roman" w:eastAsiaTheme="minorEastAsia" w:hAnsi="Times New Roman" w:cs="Times New Roman"/>
            <w:b/>
            <w:bCs/>
            <w:kern w:val="2"/>
            <w:sz w:val="20"/>
            <w:szCs w:val="20"/>
          </w:rPr>
          <w:t>Table 2.4.1: Regime Detection Performance Comparison</w:t>
        </w:r>
      </w:ins>
    </w:p>
    <w:tbl>
      <w:tblPr>
        <w:tblStyle w:val="TableGrid1"/>
        <w:tblW w:w="0" w:type="auto"/>
        <w:tblLook w:val="04A0" w:firstRow="1" w:lastRow="0" w:firstColumn="1" w:lastColumn="0" w:noHBand="0" w:noVBand="1"/>
      </w:tblPr>
      <w:tblGrid>
        <w:gridCol w:w="1168"/>
        <w:gridCol w:w="1050"/>
        <w:gridCol w:w="1071"/>
        <w:gridCol w:w="964"/>
        <w:gridCol w:w="1307"/>
        <w:gridCol w:w="910"/>
      </w:tblGrid>
      <w:tr w:rsidR="00CA34B1" w:rsidRPr="00CA34B1" w14:paraId="60D07B97" w14:textId="77777777" w:rsidTr="00217D76">
        <w:trPr>
          <w:ins w:id="196" w:author="Rocha, Jonathan" w:date="2026-02-26T11:09:00Z"/>
        </w:trPr>
        <w:tc>
          <w:tcPr>
            <w:tcW w:w="1596" w:type="dxa"/>
          </w:tcPr>
          <w:p w14:paraId="0EE492A9" w14:textId="77777777" w:rsidR="00CA34B1" w:rsidRPr="00CA34B1" w:rsidRDefault="00CA34B1" w:rsidP="00CA34B1">
            <w:pPr>
              <w:jc w:val="center"/>
              <w:rPr>
                <w:ins w:id="197" w:author="Rocha, Jonathan" w:date="2026-02-26T11:09:00Z" w16du:dateUtc="2026-02-26T17:09:00Z"/>
                <w:rFonts w:ascii="Times New Roman" w:hAnsi="Times New Roman" w:cs="Times New Roman"/>
                <w:sz w:val="20"/>
                <w:szCs w:val="20"/>
              </w:rPr>
            </w:pPr>
            <w:ins w:id="198" w:author="Rocha, Jonathan" w:date="2026-02-26T11:09:00Z" w16du:dateUtc="2026-02-26T17:09:00Z">
              <w:r w:rsidRPr="00CA34B1">
                <w:rPr>
                  <w:rFonts w:ascii="Times New Roman" w:hAnsi="Times New Roman" w:cs="Times New Roman"/>
                  <w:b/>
                  <w:sz w:val="20"/>
                  <w:szCs w:val="20"/>
                </w:rPr>
                <w:t>Approach</w:t>
              </w:r>
            </w:ins>
          </w:p>
        </w:tc>
        <w:tc>
          <w:tcPr>
            <w:tcW w:w="1596" w:type="dxa"/>
          </w:tcPr>
          <w:p w14:paraId="71DB0F12" w14:textId="77777777" w:rsidR="00CA34B1" w:rsidRPr="00CA34B1" w:rsidRDefault="00CA34B1" w:rsidP="00CA34B1">
            <w:pPr>
              <w:jc w:val="center"/>
              <w:rPr>
                <w:ins w:id="199" w:author="Rocha, Jonathan" w:date="2026-02-26T11:09:00Z" w16du:dateUtc="2026-02-26T17:09:00Z"/>
                <w:rFonts w:ascii="Times New Roman" w:hAnsi="Times New Roman" w:cs="Times New Roman"/>
                <w:sz w:val="20"/>
                <w:szCs w:val="20"/>
              </w:rPr>
            </w:pPr>
            <w:ins w:id="200" w:author="Rocha, Jonathan" w:date="2026-02-26T11:09:00Z" w16du:dateUtc="2026-02-26T17:09:00Z">
              <w:r w:rsidRPr="00CA34B1">
                <w:rPr>
                  <w:rFonts w:ascii="Times New Roman" w:hAnsi="Times New Roman" w:cs="Times New Roman"/>
                  <w:b/>
                  <w:sz w:val="20"/>
                  <w:szCs w:val="20"/>
                </w:rPr>
                <w:t>Method</w:t>
              </w:r>
            </w:ins>
          </w:p>
        </w:tc>
        <w:tc>
          <w:tcPr>
            <w:tcW w:w="1596" w:type="dxa"/>
          </w:tcPr>
          <w:p w14:paraId="7BDE0FC9" w14:textId="77777777" w:rsidR="00CA34B1" w:rsidRPr="00CA34B1" w:rsidRDefault="00CA34B1" w:rsidP="00CA34B1">
            <w:pPr>
              <w:jc w:val="center"/>
              <w:rPr>
                <w:ins w:id="201" w:author="Rocha, Jonathan" w:date="2026-02-26T11:09:00Z" w16du:dateUtc="2026-02-26T17:09:00Z"/>
                <w:rFonts w:ascii="Times New Roman" w:hAnsi="Times New Roman" w:cs="Times New Roman"/>
                <w:sz w:val="20"/>
                <w:szCs w:val="20"/>
              </w:rPr>
            </w:pPr>
            <w:ins w:id="202" w:author="Rocha, Jonathan" w:date="2026-02-26T11:09:00Z" w16du:dateUtc="2026-02-26T17:09:00Z">
              <w:r w:rsidRPr="00CA34B1">
                <w:rPr>
                  <w:rFonts w:ascii="Times New Roman" w:hAnsi="Times New Roman" w:cs="Times New Roman"/>
                  <w:b/>
                  <w:sz w:val="20"/>
                  <w:szCs w:val="20"/>
                </w:rPr>
                <w:t>Annual Return</w:t>
              </w:r>
            </w:ins>
          </w:p>
        </w:tc>
        <w:tc>
          <w:tcPr>
            <w:tcW w:w="1596" w:type="dxa"/>
          </w:tcPr>
          <w:p w14:paraId="11108197" w14:textId="77777777" w:rsidR="00CA34B1" w:rsidRPr="00CA34B1" w:rsidRDefault="00CA34B1" w:rsidP="00CA34B1">
            <w:pPr>
              <w:jc w:val="center"/>
              <w:rPr>
                <w:ins w:id="203" w:author="Rocha, Jonathan" w:date="2026-02-26T11:09:00Z" w16du:dateUtc="2026-02-26T17:09:00Z"/>
                <w:rFonts w:ascii="Times New Roman" w:hAnsi="Times New Roman" w:cs="Times New Roman"/>
                <w:sz w:val="20"/>
                <w:szCs w:val="20"/>
              </w:rPr>
            </w:pPr>
            <w:ins w:id="204" w:author="Rocha, Jonathan" w:date="2026-02-26T11:09:00Z" w16du:dateUtc="2026-02-26T17:09:00Z">
              <w:r w:rsidRPr="00CA34B1">
                <w:rPr>
                  <w:rFonts w:ascii="Times New Roman" w:hAnsi="Times New Roman" w:cs="Times New Roman"/>
                  <w:b/>
                  <w:sz w:val="20"/>
                  <w:szCs w:val="20"/>
                </w:rPr>
                <w:t>Sharpe Ratio</w:t>
              </w:r>
            </w:ins>
          </w:p>
        </w:tc>
        <w:tc>
          <w:tcPr>
            <w:tcW w:w="1596" w:type="dxa"/>
          </w:tcPr>
          <w:p w14:paraId="4148432A" w14:textId="77777777" w:rsidR="00CA34B1" w:rsidRPr="00CA34B1" w:rsidRDefault="00CA34B1" w:rsidP="00CA34B1">
            <w:pPr>
              <w:jc w:val="center"/>
              <w:rPr>
                <w:ins w:id="205" w:author="Rocha, Jonathan" w:date="2026-02-26T11:09:00Z" w16du:dateUtc="2026-02-26T17:09:00Z"/>
                <w:rFonts w:ascii="Times New Roman" w:hAnsi="Times New Roman" w:cs="Times New Roman"/>
                <w:sz w:val="20"/>
                <w:szCs w:val="20"/>
              </w:rPr>
            </w:pPr>
            <w:ins w:id="206" w:author="Rocha, Jonathan" w:date="2026-02-26T11:09:00Z" w16du:dateUtc="2026-02-26T17:09:00Z">
              <w:r w:rsidRPr="00CA34B1">
                <w:rPr>
                  <w:rFonts w:ascii="Times New Roman" w:hAnsi="Times New Roman" w:cs="Times New Roman"/>
                  <w:b/>
                  <w:sz w:val="20"/>
                  <w:szCs w:val="20"/>
                </w:rPr>
                <w:t>Key Advantage</w:t>
              </w:r>
            </w:ins>
          </w:p>
        </w:tc>
        <w:tc>
          <w:tcPr>
            <w:tcW w:w="1596" w:type="dxa"/>
          </w:tcPr>
          <w:p w14:paraId="0C457CC6" w14:textId="77777777" w:rsidR="00CA34B1" w:rsidRPr="00CA34B1" w:rsidRDefault="00CA34B1" w:rsidP="00CA34B1">
            <w:pPr>
              <w:jc w:val="center"/>
              <w:rPr>
                <w:ins w:id="207" w:author="Rocha, Jonathan" w:date="2026-02-26T11:09:00Z" w16du:dateUtc="2026-02-26T17:09:00Z"/>
                <w:rFonts w:ascii="Times New Roman" w:hAnsi="Times New Roman" w:cs="Times New Roman"/>
                <w:sz w:val="20"/>
                <w:szCs w:val="20"/>
              </w:rPr>
            </w:pPr>
            <w:ins w:id="208" w:author="Rocha, Jonathan" w:date="2026-02-26T11:09:00Z" w16du:dateUtc="2026-02-26T17:09:00Z">
              <w:r w:rsidRPr="00CA34B1">
                <w:rPr>
                  <w:rFonts w:ascii="Times New Roman" w:hAnsi="Times New Roman" w:cs="Times New Roman"/>
                  <w:b/>
                  <w:sz w:val="20"/>
                  <w:szCs w:val="20"/>
                </w:rPr>
                <w:t>Citation</w:t>
              </w:r>
            </w:ins>
          </w:p>
        </w:tc>
      </w:tr>
      <w:tr w:rsidR="00CA34B1" w:rsidRPr="00CA34B1" w14:paraId="4D67FC54" w14:textId="77777777" w:rsidTr="00217D76">
        <w:trPr>
          <w:ins w:id="209" w:author="Rocha, Jonathan" w:date="2026-02-26T11:09:00Z"/>
        </w:trPr>
        <w:tc>
          <w:tcPr>
            <w:tcW w:w="1596" w:type="dxa"/>
          </w:tcPr>
          <w:p w14:paraId="39222A85" w14:textId="77777777" w:rsidR="00CA34B1" w:rsidRPr="00CA34B1" w:rsidRDefault="00CA34B1" w:rsidP="00CA34B1">
            <w:pPr>
              <w:rPr>
                <w:ins w:id="210" w:author="Rocha, Jonathan" w:date="2026-02-26T11:09:00Z" w16du:dateUtc="2026-02-26T17:09:00Z"/>
                <w:rFonts w:ascii="Times New Roman" w:hAnsi="Times New Roman" w:cs="Times New Roman"/>
                <w:sz w:val="20"/>
                <w:szCs w:val="20"/>
              </w:rPr>
            </w:pPr>
            <w:ins w:id="211" w:author="Rocha, Jonathan" w:date="2026-02-26T11:09:00Z" w16du:dateUtc="2026-02-26T17:09:00Z">
              <w:r w:rsidRPr="00CA34B1">
                <w:rPr>
                  <w:rFonts w:ascii="Times New Roman" w:hAnsi="Times New Roman" w:cs="Times New Roman"/>
                  <w:sz w:val="20"/>
                  <w:szCs w:val="20"/>
                </w:rPr>
                <w:t>Hierarchical Clustering</w:t>
              </w:r>
            </w:ins>
          </w:p>
        </w:tc>
        <w:tc>
          <w:tcPr>
            <w:tcW w:w="1596" w:type="dxa"/>
          </w:tcPr>
          <w:p w14:paraId="6EC601E9" w14:textId="77777777" w:rsidR="00CA34B1" w:rsidRPr="00CA34B1" w:rsidRDefault="00CA34B1" w:rsidP="00CA34B1">
            <w:pPr>
              <w:rPr>
                <w:ins w:id="212" w:author="Rocha, Jonathan" w:date="2026-02-26T11:09:00Z" w16du:dateUtc="2026-02-26T17:09:00Z"/>
                <w:rFonts w:ascii="Times New Roman" w:hAnsi="Times New Roman" w:cs="Times New Roman"/>
                <w:sz w:val="20"/>
                <w:szCs w:val="20"/>
              </w:rPr>
            </w:pPr>
            <w:ins w:id="213" w:author="Rocha, Jonathan" w:date="2026-02-26T11:09:00Z" w16du:dateUtc="2026-02-26T17:09:00Z">
              <w:r w:rsidRPr="00CA34B1">
                <w:rPr>
                  <w:rFonts w:ascii="Times New Roman" w:hAnsi="Times New Roman" w:cs="Times New Roman"/>
                  <w:sz w:val="20"/>
                  <w:szCs w:val="20"/>
                </w:rPr>
                <w:t>Black-Litterman integration</w:t>
              </w:r>
            </w:ins>
          </w:p>
        </w:tc>
        <w:tc>
          <w:tcPr>
            <w:tcW w:w="1596" w:type="dxa"/>
          </w:tcPr>
          <w:p w14:paraId="3D44406E" w14:textId="77777777" w:rsidR="00CA34B1" w:rsidRPr="00CA34B1" w:rsidRDefault="00CA34B1" w:rsidP="00CA34B1">
            <w:pPr>
              <w:rPr>
                <w:ins w:id="214" w:author="Rocha, Jonathan" w:date="2026-02-26T11:09:00Z" w16du:dateUtc="2026-02-26T17:09:00Z"/>
                <w:rFonts w:ascii="Times New Roman" w:hAnsi="Times New Roman" w:cs="Times New Roman"/>
                <w:sz w:val="20"/>
                <w:szCs w:val="20"/>
              </w:rPr>
            </w:pPr>
            <w:ins w:id="215" w:author="Rocha, Jonathan" w:date="2026-02-26T11:09:00Z" w16du:dateUtc="2026-02-26T17:09:00Z">
              <w:r w:rsidRPr="00CA34B1">
                <w:rPr>
                  <w:rFonts w:ascii="Times New Roman" w:hAnsi="Times New Roman" w:cs="Times New Roman"/>
                  <w:sz w:val="20"/>
                  <w:szCs w:val="20"/>
                </w:rPr>
                <w:t>22.53%</w:t>
              </w:r>
            </w:ins>
          </w:p>
        </w:tc>
        <w:tc>
          <w:tcPr>
            <w:tcW w:w="1596" w:type="dxa"/>
          </w:tcPr>
          <w:p w14:paraId="7E688E4E" w14:textId="77777777" w:rsidR="00CA34B1" w:rsidRPr="00CA34B1" w:rsidRDefault="00CA34B1" w:rsidP="00CA34B1">
            <w:pPr>
              <w:rPr>
                <w:ins w:id="216" w:author="Rocha, Jonathan" w:date="2026-02-26T11:09:00Z" w16du:dateUtc="2026-02-26T17:09:00Z"/>
                <w:rFonts w:ascii="Times New Roman" w:hAnsi="Times New Roman" w:cs="Times New Roman"/>
                <w:sz w:val="20"/>
                <w:szCs w:val="20"/>
              </w:rPr>
            </w:pPr>
            <w:ins w:id="217" w:author="Rocha, Jonathan" w:date="2026-02-26T11:09:00Z" w16du:dateUtc="2026-02-26T17:09:00Z">
              <w:r w:rsidRPr="00CA34B1">
                <w:rPr>
                  <w:rFonts w:ascii="Times New Roman" w:hAnsi="Times New Roman" w:cs="Times New Roman"/>
                  <w:sz w:val="20"/>
                  <w:szCs w:val="20"/>
                </w:rPr>
                <w:t>1.06</w:t>
              </w:r>
            </w:ins>
          </w:p>
        </w:tc>
        <w:tc>
          <w:tcPr>
            <w:tcW w:w="1596" w:type="dxa"/>
          </w:tcPr>
          <w:p w14:paraId="0C283815" w14:textId="77777777" w:rsidR="00CA34B1" w:rsidRPr="00CA34B1" w:rsidRDefault="00CA34B1" w:rsidP="00CA34B1">
            <w:pPr>
              <w:rPr>
                <w:ins w:id="218" w:author="Rocha, Jonathan" w:date="2026-02-26T11:09:00Z" w16du:dateUtc="2026-02-26T17:09:00Z"/>
                <w:rFonts w:ascii="Times New Roman" w:hAnsi="Times New Roman" w:cs="Times New Roman"/>
                <w:sz w:val="20"/>
                <w:szCs w:val="20"/>
              </w:rPr>
            </w:pPr>
            <w:ins w:id="219" w:author="Rocha, Jonathan" w:date="2026-02-26T11:09:00Z" w16du:dateUtc="2026-02-26T17:09:00Z">
              <w:r w:rsidRPr="00CA34B1">
                <w:rPr>
                  <w:rFonts w:ascii="Times New Roman" w:hAnsi="Times New Roman" w:cs="Times New Roman"/>
                  <w:sz w:val="20"/>
                  <w:szCs w:val="20"/>
                </w:rPr>
                <w:t>Explainability</w:t>
              </w:r>
            </w:ins>
          </w:p>
        </w:tc>
        <w:tc>
          <w:tcPr>
            <w:tcW w:w="1596" w:type="dxa"/>
          </w:tcPr>
          <w:p w14:paraId="7DFC26C3" w14:textId="77777777" w:rsidR="00CA34B1" w:rsidRPr="00CA34B1" w:rsidRDefault="00CA34B1" w:rsidP="00CA34B1">
            <w:pPr>
              <w:rPr>
                <w:ins w:id="220" w:author="Rocha, Jonathan" w:date="2026-02-26T11:09:00Z" w16du:dateUtc="2026-02-26T17:09:00Z"/>
                <w:rFonts w:ascii="Times New Roman" w:hAnsi="Times New Roman" w:cs="Times New Roman"/>
                <w:sz w:val="20"/>
                <w:szCs w:val="20"/>
              </w:rPr>
            </w:pPr>
            <w:ins w:id="221" w:author="Rocha, Jonathan" w:date="2026-02-26T11:09:00Z" w16du:dateUtc="2026-02-26T17:09:00Z">
              <w:r w:rsidRPr="00CA34B1">
                <w:rPr>
                  <w:rFonts w:ascii="Times New Roman" w:hAnsi="Times New Roman" w:cs="Times New Roman"/>
                  <w:sz w:val="20"/>
                  <w:szCs w:val="20"/>
                </w:rPr>
                <w:t>Zhang et al. (2020)</w:t>
              </w:r>
            </w:ins>
          </w:p>
        </w:tc>
      </w:tr>
      <w:tr w:rsidR="00CA34B1" w:rsidRPr="00CA34B1" w14:paraId="28638E4E" w14:textId="77777777" w:rsidTr="00217D76">
        <w:trPr>
          <w:ins w:id="222" w:author="Rocha, Jonathan" w:date="2026-02-26T11:09:00Z"/>
        </w:trPr>
        <w:tc>
          <w:tcPr>
            <w:tcW w:w="1596" w:type="dxa"/>
          </w:tcPr>
          <w:p w14:paraId="2947F52A" w14:textId="77777777" w:rsidR="00CA34B1" w:rsidRPr="00CA34B1" w:rsidRDefault="00CA34B1" w:rsidP="00CA34B1">
            <w:pPr>
              <w:rPr>
                <w:ins w:id="223" w:author="Rocha, Jonathan" w:date="2026-02-26T11:09:00Z" w16du:dateUtc="2026-02-26T17:09:00Z"/>
                <w:rFonts w:ascii="Times New Roman" w:hAnsi="Times New Roman" w:cs="Times New Roman"/>
                <w:sz w:val="20"/>
                <w:szCs w:val="20"/>
              </w:rPr>
            </w:pPr>
            <w:ins w:id="224" w:author="Rocha, Jonathan" w:date="2026-02-26T11:09:00Z" w16du:dateUtc="2026-02-26T17:09:00Z">
              <w:r w:rsidRPr="00CA34B1">
                <w:rPr>
                  <w:rFonts w:ascii="Times New Roman" w:hAnsi="Times New Roman" w:cs="Times New Roman"/>
                  <w:sz w:val="20"/>
                  <w:szCs w:val="20"/>
                </w:rPr>
                <w:t>Statistical Jump Model</w:t>
              </w:r>
            </w:ins>
          </w:p>
        </w:tc>
        <w:tc>
          <w:tcPr>
            <w:tcW w:w="1596" w:type="dxa"/>
          </w:tcPr>
          <w:p w14:paraId="48950D25" w14:textId="77777777" w:rsidR="00CA34B1" w:rsidRPr="00CA34B1" w:rsidRDefault="00CA34B1" w:rsidP="00CA34B1">
            <w:pPr>
              <w:rPr>
                <w:ins w:id="225" w:author="Rocha, Jonathan" w:date="2026-02-26T11:09:00Z" w16du:dateUtc="2026-02-26T17:09:00Z"/>
                <w:rFonts w:ascii="Times New Roman" w:hAnsi="Times New Roman" w:cs="Times New Roman"/>
                <w:sz w:val="20"/>
                <w:szCs w:val="20"/>
              </w:rPr>
            </w:pPr>
            <w:ins w:id="226" w:author="Rocha, Jonathan" w:date="2026-02-26T11:09:00Z" w16du:dateUtc="2026-02-26T17:09:00Z">
              <w:r w:rsidRPr="00CA34B1">
                <w:rPr>
                  <w:rFonts w:ascii="Times New Roman" w:hAnsi="Times New Roman" w:cs="Times New Roman"/>
                  <w:sz w:val="20"/>
                  <w:szCs w:val="20"/>
                </w:rPr>
                <w:t>Jump-penalty regime switching</w:t>
              </w:r>
            </w:ins>
          </w:p>
        </w:tc>
        <w:tc>
          <w:tcPr>
            <w:tcW w:w="1596" w:type="dxa"/>
          </w:tcPr>
          <w:p w14:paraId="192629D2" w14:textId="77777777" w:rsidR="00CA34B1" w:rsidRPr="00CA34B1" w:rsidRDefault="00CA34B1" w:rsidP="00CA34B1">
            <w:pPr>
              <w:rPr>
                <w:ins w:id="227" w:author="Rocha, Jonathan" w:date="2026-02-26T11:09:00Z" w16du:dateUtc="2026-02-26T17:09:00Z"/>
                <w:rFonts w:ascii="Times New Roman" w:hAnsi="Times New Roman" w:cs="Times New Roman"/>
                <w:sz w:val="20"/>
                <w:szCs w:val="20"/>
              </w:rPr>
            </w:pPr>
            <w:ins w:id="228" w:author="Rocha, Jonathan" w:date="2026-02-26T11:09:00Z" w16du:dateUtc="2026-02-26T17:09:00Z">
              <w:r w:rsidRPr="00CA34B1">
                <w:rPr>
                  <w:rFonts w:ascii="Times New Roman" w:hAnsi="Times New Roman" w:cs="Times New Roman"/>
                  <w:sz w:val="20"/>
                  <w:szCs w:val="20"/>
                </w:rPr>
                <w:t>+1-4% vs. benchmark</w:t>
              </w:r>
            </w:ins>
          </w:p>
        </w:tc>
        <w:tc>
          <w:tcPr>
            <w:tcW w:w="1596" w:type="dxa"/>
          </w:tcPr>
          <w:p w14:paraId="681F2DE9" w14:textId="77777777" w:rsidR="00CA34B1" w:rsidRPr="00CA34B1" w:rsidRDefault="00CA34B1" w:rsidP="00CA34B1">
            <w:pPr>
              <w:rPr>
                <w:ins w:id="229" w:author="Rocha, Jonathan" w:date="2026-02-26T11:09:00Z" w16du:dateUtc="2026-02-26T17:09:00Z"/>
                <w:rFonts w:ascii="Times New Roman" w:hAnsi="Times New Roman" w:cs="Times New Roman"/>
                <w:sz w:val="20"/>
                <w:szCs w:val="20"/>
              </w:rPr>
            </w:pPr>
            <w:ins w:id="230" w:author="Rocha, Jonathan" w:date="2026-02-26T11:09:00Z" w16du:dateUtc="2026-02-26T17:09:00Z">
              <w:r w:rsidRPr="00CA34B1">
                <w:rPr>
                  <w:rFonts w:ascii="Times New Roman" w:hAnsi="Times New Roman" w:cs="Times New Roman"/>
                  <w:sz w:val="20"/>
                  <w:szCs w:val="20"/>
                </w:rPr>
                <w:t>Higher vs. HMM</w:t>
              </w:r>
            </w:ins>
          </w:p>
        </w:tc>
        <w:tc>
          <w:tcPr>
            <w:tcW w:w="1596" w:type="dxa"/>
          </w:tcPr>
          <w:p w14:paraId="0F312E92" w14:textId="77777777" w:rsidR="00CA34B1" w:rsidRPr="00CA34B1" w:rsidRDefault="00CA34B1" w:rsidP="00CA34B1">
            <w:pPr>
              <w:rPr>
                <w:ins w:id="231" w:author="Rocha, Jonathan" w:date="2026-02-26T11:09:00Z" w16du:dateUtc="2026-02-26T17:09:00Z"/>
                <w:rFonts w:ascii="Times New Roman" w:hAnsi="Times New Roman" w:cs="Times New Roman"/>
                <w:sz w:val="20"/>
                <w:szCs w:val="20"/>
              </w:rPr>
            </w:pPr>
            <w:ins w:id="232" w:author="Rocha, Jonathan" w:date="2026-02-26T11:09:00Z" w16du:dateUtc="2026-02-26T17:09:00Z">
              <w:r w:rsidRPr="00CA34B1">
                <w:rPr>
                  <w:rFonts w:ascii="Times New Roman" w:hAnsi="Times New Roman" w:cs="Times New Roman"/>
                  <w:sz w:val="20"/>
                  <w:szCs w:val="20"/>
                </w:rPr>
                <w:t>Reduced turnover</w:t>
              </w:r>
            </w:ins>
          </w:p>
        </w:tc>
        <w:tc>
          <w:tcPr>
            <w:tcW w:w="1596" w:type="dxa"/>
          </w:tcPr>
          <w:p w14:paraId="6CD4523B" w14:textId="77777777" w:rsidR="00CA34B1" w:rsidRPr="00CA34B1" w:rsidRDefault="00CA34B1" w:rsidP="00CA34B1">
            <w:pPr>
              <w:rPr>
                <w:ins w:id="233" w:author="Rocha, Jonathan" w:date="2026-02-26T11:09:00Z" w16du:dateUtc="2026-02-26T17:09:00Z"/>
                <w:rFonts w:ascii="Times New Roman" w:hAnsi="Times New Roman" w:cs="Times New Roman"/>
                <w:sz w:val="20"/>
                <w:szCs w:val="20"/>
              </w:rPr>
            </w:pPr>
            <w:ins w:id="234" w:author="Rocha, Jonathan" w:date="2026-02-26T11:09:00Z" w16du:dateUtc="2026-02-26T17:09:00Z">
              <w:r w:rsidRPr="00CA34B1">
                <w:rPr>
                  <w:rFonts w:ascii="Times New Roman" w:hAnsi="Times New Roman" w:cs="Times New Roman"/>
                  <w:sz w:val="20"/>
                  <w:szCs w:val="20"/>
                </w:rPr>
                <w:t>Shu et al. (2024)</w:t>
              </w:r>
            </w:ins>
          </w:p>
        </w:tc>
      </w:tr>
      <w:tr w:rsidR="00CA34B1" w:rsidRPr="00CA34B1" w14:paraId="2AC636C6" w14:textId="77777777" w:rsidTr="00217D76">
        <w:trPr>
          <w:ins w:id="235" w:author="Rocha, Jonathan" w:date="2026-02-26T11:09:00Z"/>
        </w:trPr>
        <w:tc>
          <w:tcPr>
            <w:tcW w:w="1596" w:type="dxa"/>
          </w:tcPr>
          <w:p w14:paraId="0E571D55" w14:textId="77777777" w:rsidR="00CA34B1" w:rsidRPr="00CA34B1" w:rsidRDefault="00CA34B1" w:rsidP="00CA34B1">
            <w:pPr>
              <w:rPr>
                <w:ins w:id="236" w:author="Rocha, Jonathan" w:date="2026-02-26T11:09:00Z" w16du:dateUtc="2026-02-26T17:09:00Z"/>
                <w:rFonts w:ascii="Times New Roman" w:hAnsi="Times New Roman" w:cs="Times New Roman"/>
                <w:sz w:val="20"/>
                <w:szCs w:val="20"/>
              </w:rPr>
            </w:pPr>
            <w:ins w:id="237" w:author="Rocha, Jonathan" w:date="2026-02-26T11:09:00Z" w16du:dateUtc="2026-02-26T17:09:00Z">
              <w:r w:rsidRPr="00CA34B1">
                <w:rPr>
                  <w:rFonts w:ascii="Times New Roman" w:hAnsi="Times New Roman" w:cs="Times New Roman"/>
                  <w:sz w:val="20"/>
                  <w:szCs w:val="20"/>
                </w:rPr>
                <w:t>Relative Sentiment</w:t>
              </w:r>
            </w:ins>
          </w:p>
        </w:tc>
        <w:tc>
          <w:tcPr>
            <w:tcW w:w="1596" w:type="dxa"/>
          </w:tcPr>
          <w:p w14:paraId="3F0CF4EF" w14:textId="77777777" w:rsidR="00CA34B1" w:rsidRPr="00CA34B1" w:rsidRDefault="00CA34B1" w:rsidP="00CA34B1">
            <w:pPr>
              <w:rPr>
                <w:ins w:id="238" w:author="Rocha, Jonathan" w:date="2026-02-26T11:09:00Z" w16du:dateUtc="2026-02-26T17:09:00Z"/>
                <w:rFonts w:ascii="Times New Roman" w:hAnsi="Times New Roman" w:cs="Times New Roman"/>
                <w:sz w:val="20"/>
                <w:szCs w:val="20"/>
              </w:rPr>
            </w:pPr>
            <w:ins w:id="239" w:author="Rocha, Jonathan" w:date="2026-02-26T11:09:00Z" w16du:dateUtc="2026-02-26T17:09:00Z">
              <w:r w:rsidRPr="00CA34B1">
                <w:rPr>
                  <w:rFonts w:ascii="Times New Roman" w:hAnsi="Times New Roman" w:cs="Times New Roman"/>
                  <w:sz w:val="20"/>
                  <w:szCs w:val="20"/>
                </w:rPr>
                <w:t>Sentix + ML ensemble</w:t>
              </w:r>
            </w:ins>
          </w:p>
        </w:tc>
        <w:tc>
          <w:tcPr>
            <w:tcW w:w="1596" w:type="dxa"/>
          </w:tcPr>
          <w:p w14:paraId="6F1D515C" w14:textId="77777777" w:rsidR="00CA34B1" w:rsidRPr="00CA34B1" w:rsidRDefault="00CA34B1" w:rsidP="00CA34B1">
            <w:pPr>
              <w:rPr>
                <w:ins w:id="240" w:author="Rocha, Jonathan" w:date="2026-02-26T11:09:00Z" w16du:dateUtc="2026-02-26T17:09:00Z"/>
                <w:rFonts w:ascii="Times New Roman" w:hAnsi="Times New Roman" w:cs="Times New Roman"/>
                <w:sz w:val="20"/>
                <w:szCs w:val="20"/>
              </w:rPr>
            </w:pPr>
            <w:ins w:id="241" w:author="Rocha, Jonathan" w:date="2026-02-26T11:09:00Z" w16du:dateUtc="2026-02-26T17:09:00Z">
              <w:r w:rsidRPr="00CA34B1">
                <w:rPr>
                  <w:rFonts w:ascii="Times New Roman" w:hAnsi="Times New Roman" w:cs="Times New Roman"/>
                  <w:sz w:val="20"/>
                  <w:szCs w:val="20"/>
                </w:rPr>
                <w:t>+400-700 bps</w:t>
              </w:r>
            </w:ins>
          </w:p>
        </w:tc>
        <w:tc>
          <w:tcPr>
            <w:tcW w:w="1596" w:type="dxa"/>
          </w:tcPr>
          <w:p w14:paraId="52C71CC6" w14:textId="77777777" w:rsidR="00CA34B1" w:rsidRPr="00CA34B1" w:rsidRDefault="00CA34B1" w:rsidP="00CA34B1">
            <w:pPr>
              <w:rPr>
                <w:ins w:id="242" w:author="Rocha, Jonathan" w:date="2026-02-26T11:09:00Z" w16du:dateUtc="2026-02-26T17:09:00Z"/>
                <w:rFonts w:ascii="Times New Roman" w:hAnsi="Times New Roman" w:cs="Times New Roman"/>
                <w:sz w:val="20"/>
                <w:szCs w:val="20"/>
              </w:rPr>
            </w:pPr>
            <w:ins w:id="243" w:author="Rocha, Jonathan" w:date="2026-02-26T11:09:00Z" w16du:dateUtc="2026-02-26T17:09:00Z">
              <w:r w:rsidRPr="00CA34B1">
                <w:rPr>
                  <w:rFonts w:ascii="Times New Roman" w:hAnsi="Times New Roman" w:cs="Times New Roman"/>
                  <w:sz w:val="20"/>
                  <w:szCs w:val="20"/>
                </w:rPr>
                <w:t>Improved</w:t>
              </w:r>
            </w:ins>
          </w:p>
        </w:tc>
        <w:tc>
          <w:tcPr>
            <w:tcW w:w="1596" w:type="dxa"/>
          </w:tcPr>
          <w:p w14:paraId="3BA7B66A" w14:textId="77777777" w:rsidR="00CA34B1" w:rsidRPr="00CA34B1" w:rsidRDefault="00CA34B1" w:rsidP="00CA34B1">
            <w:pPr>
              <w:rPr>
                <w:ins w:id="244" w:author="Rocha, Jonathan" w:date="2026-02-26T11:09:00Z" w16du:dateUtc="2026-02-26T17:09:00Z"/>
                <w:rFonts w:ascii="Times New Roman" w:hAnsi="Times New Roman" w:cs="Times New Roman"/>
                <w:sz w:val="20"/>
                <w:szCs w:val="20"/>
              </w:rPr>
            </w:pPr>
            <w:ins w:id="245" w:author="Rocha, Jonathan" w:date="2026-02-26T11:09:00Z" w16du:dateUtc="2026-02-26T17:09:00Z">
              <w:r w:rsidRPr="00CA34B1">
                <w:rPr>
                  <w:rFonts w:ascii="Times New Roman" w:hAnsi="Times New Roman" w:cs="Times New Roman"/>
                  <w:sz w:val="20"/>
                  <w:szCs w:val="20"/>
                </w:rPr>
                <w:t>Cross-regional validity</w:t>
              </w:r>
            </w:ins>
          </w:p>
        </w:tc>
        <w:tc>
          <w:tcPr>
            <w:tcW w:w="1596" w:type="dxa"/>
          </w:tcPr>
          <w:p w14:paraId="2C0DDC39" w14:textId="77777777" w:rsidR="00CA34B1" w:rsidRPr="00CA34B1" w:rsidRDefault="00CA34B1" w:rsidP="00CA34B1">
            <w:pPr>
              <w:rPr>
                <w:ins w:id="246" w:author="Rocha, Jonathan" w:date="2026-02-26T11:09:00Z" w16du:dateUtc="2026-02-26T17:09:00Z"/>
                <w:rFonts w:ascii="Times New Roman" w:hAnsi="Times New Roman" w:cs="Times New Roman"/>
                <w:sz w:val="20"/>
                <w:szCs w:val="20"/>
              </w:rPr>
            </w:pPr>
            <w:ins w:id="247" w:author="Rocha, Jonathan" w:date="2026-02-26T11:09:00Z" w16du:dateUtc="2026-02-26T17:09:00Z">
              <w:r w:rsidRPr="00CA34B1">
                <w:rPr>
                  <w:rFonts w:ascii="Times New Roman" w:hAnsi="Times New Roman" w:cs="Times New Roman"/>
                  <w:sz w:val="20"/>
                  <w:szCs w:val="20"/>
                </w:rPr>
                <w:t>Micaletti (2022)</w:t>
              </w:r>
            </w:ins>
          </w:p>
        </w:tc>
      </w:tr>
      <w:tr w:rsidR="00CA34B1" w:rsidRPr="00CA34B1" w14:paraId="63FF9F57" w14:textId="77777777" w:rsidTr="00217D76">
        <w:trPr>
          <w:ins w:id="248" w:author="Rocha, Jonathan" w:date="2026-02-26T11:09:00Z"/>
        </w:trPr>
        <w:tc>
          <w:tcPr>
            <w:tcW w:w="1596" w:type="dxa"/>
          </w:tcPr>
          <w:p w14:paraId="11300906" w14:textId="77777777" w:rsidR="00CA34B1" w:rsidRPr="00CA34B1" w:rsidRDefault="00CA34B1" w:rsidP="00CA34B1">
            <w:pPr>
              <w:rPr>
                <w:ins w:id="249" w:author="Rocha, Jonathan" w:date="2026-02-26T11:09:00Z" w16du:dateUtc="2026-02-26T17:09:00Z"/>
                <w:rFonts w:ascii="Times New Roman" w:hAnsi="Times New Roman" w:cs="Times New Roman"/>
                <w:sz w:val="20"/>
                <w:szCs w:val="20"/>
              </w:rPr>
            </w:pPr>
            <w:ins w:id="250" w:author="Rocha, Jonathan" w:date="2026-02-26T11:09:00Z" w16du:dateUtc="2026-02-26T17:09:00Z">
              <w:r w:rsidRPr="00CA34B1">
                <w:rPr>
                  <w:rFonts w:ascii="Times New Roman" w:hAnsi="Times New Roman" w:cs="Times New Roman"/>
                  <w:sz w:val="20"/>
                  <w:szCs w:val="20"/>
                </w:rPr>
                <w:t>Mixed-Frequency</w:t>
              </w:r>
            </w:ins>
          </w:p>
        </w:tc>
        <w:tc>
          <w:tcPr>
            <w:tcW w:w="1596" w:type="dxa"/>
          </w:tcPr>
          <w:p w14:paraId="7AD6DC68" w14:textId="77777777" w:rsidR="00CA34B1" w:rsidRPr="00CA34B1" w:rsidRDefault="00CA34B1" w:rsidP="00CA34B1">
            <w:pPr>
              <w:rPr>
                <w:ins w:id="251" w:author="Rocha, Jonathan" w:date="2026-02-26T11:09:00Z" w16du:dateUtc="2026-02-26T17:09:00Z"/>
                <w:rFonts w:ascii="Times New Roman" w:hAnsi="Times New Roman" w:cs="Times New Roman"/>
                <w:sz w:val="20"/>
                <w:szCs w:val="20"/>
              </w:rPr>
            </w:pPr>
            <w:ins w:id="252" w:author="Rocha, Jonathan" w:date="2026-02-26T11:09:00Z" w16du:dateUtc="2026-02-26T17:09:00Z">
              <w:r w:rsidRPr="00CA34B1">
                <w:rPr>
                  <w:rFonts w:ascii="Times New Roman" w:hAnsi="Times New Roman" w:cs="Times New Roman"/>
                  <w:sz w:val="20"/>
                  <w:szCs w:val="20"/>
                </w:rPr>
                <w:t>MF-EEMD-ML</w:t>
              </w:r>
            </w:ins>
          </w:p>
        </w:tc>
        <w:tc>
          <w:tcPr>
            <w:tcW w:w="1596" w:type="dxa"/>
          </w:tcPr>
          <w:p w14:paraId="1FD26896" w14:textId="77777777" w:rsidR="00CA34B1" w:rsidRPr="00CA34B1" w:rsidRDefault="00CA34B1" w:rsidP="00CA34B1">
            <w:pPr>
              <w:rPr>
                <w:ins w:id="253" w:author="Rocha, Jonathan" w:date="2026-02-26T11:09:00Z" w16du:dateUtc="2026-02-26T17:09:00Z"/>
                <w:rFonts w:ascii="Times New Roman" w:hAnsi="Times New Roman" w:cs="Times New Roman"/>
                <w:sz w:val="20"/>
                <w:szCs w:val="20"/>
              </w:rPr>
            </w:pPr>
            <w:ins w:id="254" w:author="Rocha, Jonathan" w:date="2026-02-26T11:09:00Z" w16du:dateUtc="2026-02-26T17:09:00Z">
              <w:r w:rsidRPr="00CA34B1">
                <w:rPr>
                  <w:rFonts w:ascii="Times New Roman" w:hAnsi="Times New Roman" w:cs="Times New Roman"/>
                  <w:sz w:val="20"/>
                  <w:szCs w:val="20"/>
                </w:rPr>
                <w:t>-</w:t>
              </w:r>
            </w:ins>
          </w:p>
        </w:tc>
        <w:tc>
          <w:tcPr>
            <w:tcW w:w="1596" w:type="dxa"/>
          </w:tcPr>
          <w:p w14:paraId="6602FE0F" w14:textId="77777777" w:rsidR="00CA34B1" w:rsidRPr="00CA34B1" w:rsidRDefault="00CA34B1" w:rsidP="00CA34B1">
            <w:pPr>
              <w:rPr>
                <w:ins w:id="255" w:author="Rocha, Jonathan" w:date="2026-02-26T11:09:00Z" w16du:dateUtc="2026-02-26T17:09:00Z"/>
                <w:rFonts w:ascii="Times New Roman" w:hAnsi="Times New Roman" w:cs="Times New Roman"/>
                <w:sz w:val="20"/>
                <w:szCs w:val="20"/>
              </w:rPr>
            </w:pPr>
            <w:ins w:id="256" w:author="Rocha, Jonathan" w:date="2026-02-26T11:09:00Z" w16du:dateUtc="2026-02-26T17:09:00Z">
              <w:r w:rsidRPr="00CA34B1">
                <w:rPr>
                  <w:rFonts w:ascii="Times New Roman" w:hAnsi="Times New Roman" w:cs="Times New Roman"/>
                  <w:sz w:val="20"/>
                  <w:szCs w:val="20"/>
                </w:rPr>
                <w:t>-</w:t>
              </w:r>
            </w:ins>
          </w:p>
        </w:tc>
        <w:tc>
          <w:tcPr>
            <w:tcW w:w="1596" w:type="dxa"/>
          </w:tcPr>
          <w:p w14:paraId="1BD96ECD" w14:textId="77777777" w:rsidR="00CA34B1" w:rsidRPr="00CA34B1" w:rsidRDefault="00CA34B1" w:rsidP="00CA34B1">
            <w:pPr>
              <w:rPr>
                <w:ins w:id="257" w:author="Rocha, Jonathan" w:date="2026-02-26T11:09:00Z" w16du:dateUtc="2026-02-26T17:09:00Z"/>
                <w:rFonts w:ascii="Times New Roman" w:hAnsi="Times New Roman" w:cs="Times New Roman"/>
                <w:sz w:val="20"/>
                <w:szCs w:val="20"/>
              </w:rPr>
            </w:pPr>
            <w:ins w:id="258" w:author="Rocha, Jonathan" w:date="2026-02-26T11:09:00Z" w16du:dateUtc="2026-02-26T17:09:00Z">
              <w:r w:rsidRPr="00CA34B1">
                <w:rPr>
                  <w:rFonts w:ascii="Times New Roman" w:hAnsi="Times New Roman" w:cs="Times New Roman"/>
                  <w:sz w:val="20"/>
                  <w:szCs w:val="20"/>
                </w:rPr>
                <w:t>19.18% MAE reduction</w:t>
              </w:r>
            </w:ins>
          </w:p>
        </w:tc>
        <w:tc>
          <w:tcPr>
            <w:tcW w:w="1596" w:type="dxa"/>
          </w:tcPr>
          <w:p w14:paraId="7F7C70C8" w14:textId="77777777" w:rsidR="00CA34B1" w:rsidRPr="00CA34B1" w:rsidRDefault="00CA34B1" w:rsidP="00CA34B1">
            <w:pPr>
              <w:rPr>
                <w:ins w:id="259" w:author="Rocha, Jonathan" w:date="2026-02-26T11:09:00Z" w16du:dateUtc="2026-02-26T17:09:00Z"/>
                <w:rFonts w:ascii="Times New Roman" w:hAnsi="Times New Roman" w:cs="Times New Roman"/>
                <w:sz w:val="20"/>
                <w:szCs w:val="20"/>
              </w:rPr>
            </w:pPr>
            <w:ins w:id="260" w:author="Rocha, Jonathan" w:date="2026-02-26T11:09:00Z" w16du:dateUtc="2026-02-26T17:09:00Z">
              <w:r w:rsidRPr="00CA34B1">
                <w:rPr>
                  <w:rFonts w:ascii="Times New Roman" w:hAnsi="Times New Roman" w:cs="Times New Roman"/>
                  <w:sz w:val="20"/>
                  <w:szCs w:val="20"/>
                </w:rPr>
                <w:t>Cai et al. (2024)</w:t>
              </w:r>
            </w:ins>
          </w:p>
        </w:tc>
      </w:tr>
      <w:tr w:rsidR="00CA34B1" w:rsidRPr="00CA34B1" w14:paraId="603E2DAE" w14:textId="77777777" w:rsidTr="00217D76">
        <w:trPr>
          <w:ins w:id="261" w:author="Rocha, Jonathan" w:date="2026-02-26T11:09:00Z"/>
        </w:trPr>
        <w:tc>
          <w:tcPr>
            <w:tcW w:w="1596" w:type="dxa"/>
          </w:tcPr>
          <w:p w14:paraId="6090C204" w14:textId="77777777" w:rsidR="00CA34B1" w:rsidRPr="00CA34B1" w:rsidRDefault="00CA34B1" w:rsidP="00CA34B1">
            <w:pPr>
              <w:rPr>
                <w:ins w:id="262" w:author="Rocha, Jonathan" w:date="2026-02-26T11:09:00Z" w16du:dateUtc="2026-02-26T17:09:00Z"/>
                <w:rFonts w:ascii="Times New Roman" w:hAnsi="Times New Roman" w:cs="Times New Roman"/>
                <w:sz w:val="20"/>
                <w:szCs w:val="20"/>
              </w:rPr>
            </w:pPr>
            <w:ins w:id="263" w:author="Rocha, Jonathan" w:date="2026-02-26T11:09:00Z" w16du:dateUtc="2026-02-26T17:09:00Z">
              <w:r w:rsidRPr="00CA34B1">
                <w:rPr>
                  <w:rFonts w:ascii="Times New Roman" w:hAnsi="Times New Roman" w:cs="Times New Roman"/>
                  <w:sz w:val="20"/>
                  <w:szCs w:val="20"/>
                </w:rPr>
                <w:t>Intraday Sentiment</w:t>
              </w:r>
            </w:ins>
          </w:p>
        </w:tc>
        <w:tc>
          <w:tcPr>
            <w:tcW w:w="1596" w:type="dxa"/>
          </w:tcPr>
          <w:p w14:paraId="2C70057F" w14:textId="77777777" w:rsidR="00CA34B1" w:rsidRPr="00CA34B1" w:rsidRDefault="00CA34B1" w:rsidP="00CA34B1">
            <w:pPr>
              <w:rPr>
                <w:ins w:id="264" w:author="Rocha, Jonathan" w:date="2026-02-26T11:09:00Z" w16du:dateUtc="2026-02-26T17:09:00Z"/>
                <w:rFonts w:ascii="Times New Roman" w:hAnsi="Times New Roman" w:cs="Times New Roman"/>
                <w:sz w:val="20"/>
                <w:szCs w:val="20"/>
              </w:rPr>
            </w:pPr>
            <w:ins w:id="265" w:author="Rocha, Jonathan" w:date="2026-02-26T11:09:00Z" w16du:dateUtc="2026-02-26T17:09:00Z">
              <w:r w:rsidRPr="00CA34B1">
                <w:rPr>
                  <w:rFonts w:ascii="Times New Roman" w:hAnsi="Times New Roman" w:cs="Times New Roman"/>
                  <w:sz w:val="20"/>
                  <w:szCs w:val="20"/>
                </w:rPr>
                <w:t>Field-specific lexicon</w:t>
              </w:r>
            </w:ins>
          </w:p>
        </w:tc>
        <w:tc>
          <w:tcPr>
            <w:tcW w:w="1596" w:type="dxa"/>
          </w:tcPr>
          <w:p w14:paraId="608F9E25" w14:textId="77777777" w:rsidR="00CA34B1" w:rsidRPr="00CA34B1" w:rsidRDefault="00CA34B1" w:rsidP="00CA34B1">
            <w:pPr>
              <w:rPr>
                <w:ins w:id="266" w:author="Rocha, Jonathan" w:date="2026-02-26T11:09:00Z" w16du:dateUtc="2026-02-26T17:09:00Z"/>
                <w:rFonts w:ascii="Times New Roman" w:hAnsi="Times New Roman" w:cs="Times New Roman"/>
                <w:sz w:val="20"/>
                <w:szCs w:val="20"/>
              </w:rPr>
            </w:pPr>
            <w:ins w:id="267" w:author="Rocha, Jonathan" w:date="2026-02-26T11:09:00Z" w16du:dateUtc="2026-02-26T17:09:00Z">
              <w:r w:rsidRPr="00CA34B1">
                <w:rPr>
                  <w:rFonts w:ascii="Times New Roman" w:hAnsi="Times New Roman" w:cs="Times New Roman"/>
                  <w:sz w:val="20"/>
                  <w:szCs w:val="20"/>
                </w:rPr>
                <w:t>4.55% (strategy)</w:t>
              </w:r>
            </w:ins>
          </w:p>
        </w:tc>
        <w:tc>
          <w:tcPr>
            <w:tcW w:w="1596" w:type="dxa"/>
          </w:tcPr>
          <w:p w14:paraId="00B2D673" w14:textId="77777777" w:rsidR="00CA34B1" w:rsidRPr="00CA34B1" w:rsidRDefault="00CA34B1" w:rsidP="00CA34B1">
            <w:pPr>
              <w:rPr>
                <w:ins w:id="268" w:author="Rocha, Jonathan" w:date="2026-02-26T11:09:00Z" w16du:dateUtc="2026-02-26T17:09:00Z"/>
                <w:rFonts w:ascii="Times New Roman" w:hAnsi="Times New Roman" w:cs="Times New Roman"/>
                <w:sz w:val="20"/>
                <w:szCs w:val="20"/>
              </w:rPr>
            </w:pPr>
            <w:ins w:id="269" w:author="Rocha, Jonathan" w:date="2026-02-26T11:09:00Z" w16du:dateUtc="2026-02-26T17:09:00Z">
              <w:r w:rsidRPr="00CA34B1">
                <w:rPr>
                  <w:rFonts w:ascii="Times New Roman" w:hAnsi="Times New Roman" w:cs="Times New Roman"/>
                  <w:sz w:val="20"/>
                  <w:szCs w:val="20"/>
                </w:rPr>
                <w:t>1.496</w:t>
              </w:r>
            </w:ins>
          </w:p>
        </w:tc>
        <w:tc>
          <w:tcPr>
            <w:tcW w:w="1596" w:type="dxa"/>
          </w:tcPr>
          <w:p w14:paraId="67D9A78E" w14:textId="77777777" w:rsidR="00CA34B1" w:rsidRPr="00CA34B1" w:rsidRDefault="00CA34B1" w:rsidP="00CA34B1">
            <w:pPr>
              <w:rPr>
                <w:ins w:id="270" w:author="Rocha, Jonathan" w:date="2026-02-26T11:09:00Z" w16du:dateUtc="2026-02-26T17:09:00Z"/>
                <w:rFonts w:ascii="Times New Roman" w:hAnsi="Times New Roman" w:cs="Times New Roman"/>
                <w:sz w:val="20"/>
                <w:szCs w:val="20"/>
              </w:rPr>
            </w:pPr>
            <w:ins w:id="271" w:author="Rocha, Jonathan" w:date="2026-02-26T11:09:00Z" w16du:dateUtc="2026-02-26T17:09:00Z">
              <w:r w:rsidRPr="00CA34B1">
                <w:rPr>
                  <w:rFonts w:ascii="Times New Roman" w:hAnsi="Times New Roman" w:cs="Times New Roman"/>
                  <w:sz w:val="20"/>
                  <w:szCs w:val="20"/>
                </w:rPr>
                <w:t>Leading indicator</w:t>
              </w:r>
            </w:ins>
          </w:p>
        </w:tc>
        <w:tc>
          <w:tcPr>
            <w:tcW w:w="1596" w:type="dxa"/>
          </w:tcPr>
          <w:p w14:paraId="23FDF21E" w14:textId="77777777" w:rsidR="00CA34B1" w:rsidRPr="00CA34B1" w:rsidRDefault="00CA34B1" w:rsidP="00CA34B1">
            <w:pPr>
              <w:keepNext/>
              <w:rPr>
                <w:ins w:id="272" w:author="Rocha, Jonathan" w:date="2026-02-26T11:09:00Z" w16du:dateUtc="2026-02-26T17:09:00Z"/>
                <w:rFonts w:ascii="Times New Roman" w:hAnsi="Times New Roman" w:cs="Times New Roman"/>
                <w:sz w:val="20"/>
                <w:szCs w:val="20"/>
              </w:rPr>
            </w:pPr>
            <w:ins w:id="273" w:author="Rocha, Jonathan" w:date="2026-02-26T11:09:00Z" w16du:dateUtc="2026-02-26T17:09:00Z">
              <w:r w:rsidRPr="00CA34B1">
                <w:rPr>
                  <w:rFonts w:ascii="Times New Roman" w:hAnsi="Times New Roman" w:cs="Times New Roman"/>
                  <w:sz w:val="20"/>
                  <w:szCs w:val="20"/>
                </w:rPr>
                <w:t>Renault (2017)</w:t>
              </w:r>
            </w:ins>
          </w:p>
        </w:tc>
      </w:tr>
    </w:tbl>
    <w:p w14:paraId="4C6B62AC" w14:textId="77777777" w:rsidR="00CA34B1" w:rsidRPr="00CA34B1" w:rsidRDefault="00CA34B1" w:rsidP="00CA34B1">
      <w:pPr>
        <w:spacing w:line="240" w:lineRule="auto"/>
        <w:rPr>
          <w:ins w:id="274" w:author="Rocha, Jonathan" w:date="2026-02-26T11:09:00Z" w16du:dateUtc="2026-02-26T17:09:00Z"/>
          <w:rFonts w:asciiTheme="minorHAnsi" w:eastAsiaTheme="minorEastAsia" w:hAnsiTheme="minorHAnsi" w:cstheme="minorBidi"/>
          <w:i/>
          <w:iCs/>
          <w:color w:val="1F497D" w:themeColor="text2"/>
          <w:kern w:val="2"/>
          <w:sz w:val="18"/>
          <w:szCs w:val="18"/>
        </w:rPr>
      </w:pPr>
    </w:p>
    <w:p w14:paraId="4EB540FE" w14:textId="77777777" w:rsidR="00CA34B1" w:rsidRPr="00CA34B1" w:rsidRDefault="00CA34B1" w:rsidP="00CA34B1">
      <w:pPr>
        <w:spacing w:after="240" w:line="278" w:lineRule="auto"/>
        <w:rPr>
          <w:ins w:id="275" w:author="Rocha, Jonathan" w:date="2026-02-26T11:09:00Z" w16du:dateUtc="2026-02-26T17:09:00Z"/>
          <w:rFonts w:ascii="Times New Roman" w:eastAsiaTheme="minorEastAsia" w:hAnsi="Times New Roman" w:cs="Times New Roman"/>
          <w:kern w:val="2"/>
          <w:sz w:val="20"/>
          <w:szCs w:val="20"/>
        </w:rPr>
      </w:pPr>
      <w:ins w:id="276" w:author="Rocha, Jonathan" w:date="2026-02-26T11:09:00Z" w16du:dateUtc="2026-02-26T17:09:00Z">
        <w:r w:rsidRPr="00CA34B1">
          <w:rPr>
            <w:rFonts w:ascii="Times New Roman" w:eastAsiaTheme="minorEastAsia" w:hAnsi="Times New Roman" w:cs="Times New Roman"/>
            <w:kern w:val="2"/>
            <w:sz w:val="20"/>
            <w:szCs w:val="20"/>
          </w:rPr>
          <w:t xml:space="preserve">The application of sentiment to regime detection remains an emerging frontier. Bollen et al. (2011) established sentiment as a potentially leading indicator by </w:t>
        </w:r>
        <w:r w:rsidRPr="00CA34B1">
          <w:rPr>
            <w:rFonts w:ascii="Times New Roman" w:eastAsiaTheme="minorEastAsia" w:hAnsi="Times New Roman" w:cs="Times New Roman"/>
            <w:kern w:val="2"/>
            <w:sz w:val="20"/>
            <w:szCs w:val="20"/>
          </w:rPr>
          <w:lastRenderedPageBreak/>
          <w:t>showing that specific emotional dimensions (calm and anxiety) correlate with subsequent market movements, suggesting shifts in investor psychology precede price adjustments. Renault (2017) demonstrated that domain-specific lexicons are essential, as predictability disappeared when using standard dictionaries. Micaletti (2022) introduced relative sentiment—the gap between institutional and individual expectations—achieving 400–700 basis point annual outperformance across U.S., Europe, Japan, and Asia ex-Japan markets, with a 50-percentage-point return differential driven by sentiment state alone.</w:t>
        </w:r>
      </w:ins>
    </w:p>
    <w:p w14:paraId="1A8B2851" w14:textId="162FA2B0" w:rsidR="00CA34B1" w:rsidRPr="00CA34B1" w:rsidRDefault="00CA34B1" w:rsidP="00CA34B1">
      <w:pPr>
        <w:spacing w:after="240" w:line="278" w:lineRule="auto"/>
        <w:rPr>
          <w:ins w:id="277" w:author="Rocha, Jonathan" w:date="2026-02-26T11:09:00Z" w16du:dateUtc="2026-02-26T17:09:00Z"/>
          <w:rFonts w:ascii="Times New Roman" w:eastAsiaTheme="minorEastAsia" w:hAnsi="Times New Roman" w:cs="Times New Roman"/>
          <w:kern w:val="2"/>
          <w:sz w:val="20"/>
          <w:szCs w:val="20"/>
        </w:rPr>
      </w:pPr>
      <w:ins w:id="278" w:author="Rocha, Jonathan" w:date="2026-02-26T11:09:00Z" w16du:dateUtc="2026-02-26T17:09:00Z">
        <w:r w:rsidRPr="00CA34B1">
          <w:rPr>
            <w:rFonts w:ascii="Times New Roman" w:eastAsiaTheme="minorEastAsia" w:hAnsi="Times New Roman" w:cs="Times New Roman"/>
            <w:kern w:val="2"/>
            <w:sz w:val="20"/>
            <w:szCs w:val="20"/>
          </w:rPr>
          <w:t xml:space="preserve">Mixed-frequency data present additional methodological challenges. Cai et al. (2024) addressed this </w:t>
        </w:r>
      </w:ins>
      <w:ins w:id="279" w:author="Rocha, Jonathan" w:date="2026-02-26T11:10:00Z" w16du:dateUtc="2026-02-26T17:10:00Z">
        <w:r w:rsidR="00AE0AB6">
          <w:rPr>
            <w:rFonts w:ascii="Times New Roman" w:eastAsiaTheme="minorEastAsia" w:hAnsi="Times New Roman" w:cs="Times New Roman"/>
            <w:kern w:val="2"/>
            <w:sz w:val="20"/>
            <w:szCs w:val="20"/>
          </w:rPr>
          <w:t>wit</w:t>
        </w:r>
      </w:ins>
      <w:ins w:id="280" w:author="Rocha, Jonathan" w:date="2026-02-26T11:09:00Z" w16du:dateUtc="2026-02-26T17:09:00Z">
        <w:r w:rsidRPr="00CA34B1">
          <w:rPr>
            <w:rFonts w:ascii="Times New Roman" w:eastAsiaTheme="minorEastAsia" w:hAnsi="Times New Roman" w:cs="Times New Roman"/>
            <w:kern w:val="2"/>
            <w:sz w:val="20"/>
            <w:szCs w:val="20"/>
          </w:rPr>
          <w:t xml:space="preserve">h an MF-EEMD-ML system that integrates half-hourly sentiment with three-minute return prediction, achieving a 19.18% </w:t>
        </w:r>
      </w:ins>
      <w:ins w:id="281" w:author="Rocha, Jonathan" w:date="2026-02-26T11:10:00Z" w16du:dateUtc="2026-02-26T17:10:00Z">
        <w:r w:rsidR="00AE0AB6">
          <w:rPr>
            <w:rFonts w:ascii="Times New Roman" w:eastAsiaTheme="minorEastAsia" w:hAnsi="Times New Roman" w:cs="Times New Roman"/>
            <w:kern w:val="2"/>
            <w:sz w:val="20"/>
            <w:szCs w:val="20"/>
          </w:rPr>
          <w:t>reduction</w:t>
        </w:r>
      </w:ins>
      <w:ins w:id="282" w:author="Rocha, Jonathan" w:date="2026-02-26T11:09:00Z" w16du:dateUtc="2026-02-26T17:09:00Z">
        <w:r w:rsidRPr="00CA34B1">
          <w:rPr>
            <w:rFonts w:ascii="Times New Roman" w:eastAsiaTheme="minorEastAsia" w:hAnsi="Times New Roman" w:cs="Times New Roman"/>
            <w:kern w:val="2"/>
            <w:sz w:val="20"/>
            <w:szCs w:val="20"/>
          </w:rPr>
          <w:t xml:space="preserve"> </w:t>
        </w:r>
      </w:ins>
      <w:ins w:id="283" w:author="Rocha, Jonathan" w:date="2026-02-26T11:10:00Z" w16du:dateUtc="2026-02-26T17:10:00Z">
        <w:r w:rsidR="00AE0AB6">
          <w:rPr>
            <w:rFonts w:ascii="Times New Roman" w:eastAsiaTheme="minorEastAsia" w:hAnsi="Times New Roman" w:cs="Times New Roman"/>
            <w:kern w:val="2"/>
            <w:sz w:val="20"/>
            <w:szCs w:val="20"/>
          </w:rPr>
          <w:t>in MAE</w:t>
        </w:r>
      </w:ins>
      <w:ins w:id="284" w:author="Rocha, Jonathan" w:date="2026-02-26T11:09:00Z" w16du:dateUtc="2026-02-26T17:09:00Z">
        <w:r w:rsidRPr="00CA34B1">
          <w:rPr>
            <w:rFonts w:ascii="Times New Roman" w:eastAsiaTheme="minorEastAsia" w:hAnsi="Times New Roman" w:cs="Times New Roman"/>
            <w:kern w:val="2"/>
            <w:sz w:val="20"/>
            <w:szCs w:val="20"/>
          </w:rPr>
          <w:t xml:space="preserve"> over traditional approaches and showing that sentiment impact persists across seven intraday periods. Shao et al. (2024) developed the HD-SURDLM framework, integrating sentiment from 2.5 million tweets using VADER, TextBlob, and RoBERTa, but noted a critical practical trade-off: RoBERTa-based extraction increased computational costs from seconds to up to 14 hours compared with simpler methods. These temporal dynamics suggest a natural hierarchy—intraday noise signals, short-term momentum, and medium-term regime transitions—with our framework targeting the medium-term detection horizon.</w:t>
        </w:r>
      </w:ins>
    </w:p>
    <w:p w14:paraId="67966F4F" w14:textId="77777777" w:rsidR="00CA34B1" w:rsidRPr="00CA34B1" w:rsidRDefault="00CA34B1" w:rsidP="00CA34B1">
      <w:pPr>
        <w:spacing w:after="240" w:line="278" w:lineRule="auto"/>
        <w:rPr>
          <w:ins w:id="285" w:author="Rocha, Jonathan" w:date="2026-02-26T11:09:00Z" w16du:dateUtc="2026-02-26T17:09:00Z"/>
          <w:rFonts w:ascii="Times New Roman" w:eastAsiaTheme="minorEastAsia" w:hAnsi="Times New Roman" w:cs="Times New Roman"/>
          <w:b/>
          <w:bCs/>
          <w:kern w:val="2"/>
          <w:sz w:val="20"/>
          <w:szCs w:val="20"/>
        </w:rPr>
      </w:pPr>
      <w:ins w:id="286" w:author="Rocha, Jonathan" w:date="2026-02-26T11:09:00Z" w16du:dateUtc="2026-02-26T17:09:00Z">
        <w:r w:rsidRPr="00CA34B1">
          <w:rPr>
            <w:rFonts w:ascii="Times New Roman" w:eastAsiaTheme="minorEastAsia" w:hAnsi="Times New Roman" w:cs="Times New Roman"/>
            <w:b/>
            <w:bCs/>
            <w:kern w:val="2"/>
            <w:sz w:val="20"/>
            <w:szCs w:val="20"/>
          </w:rPr>
          <w:t>2.5 Research Gaps and Hypotheses</w:t>
        </w:r>
      </w:ins>
    </w:p>
    <w:p w14:paraId="11391945" w14:textId="77777777" w:rsidR="00CA34B1" w:rsidRPr="00CA34B1" w:rsidRDefault="00CA34B1" w:rsidP="00CA34B1">
      <w:pPr>
        <w:spacing w:after="240" w:line="278" w:lineRule="auto"/>
        <w:rPr>
          <w:ins w:id="287" w:author="Rocha, Jonathan" w:date="2026-02-26T11:09:00Z" w16du:dateUtc="2026-02-26T17:09:00Z"/>
          <w:rFonts w:ascii="Times New Roman" w:eastAsiaTheme="minorEastAsia" w:hAnsi="Times New Roman" w:cs="Times New Roman"/>
          <w:kern w:val="2"/>
          <w:sz w:val="20"/>
          <w:szCs w:val="20"/>
        </w:rPr>
      </w:pPr>
      <w:ins w:id="288" w:author="Rocha, Jonathan" w:date="2026-02-26T11:09:00Z" w16du:dateUtc="2026-02-26T17:09:00Z">
        <w:r w:rsidRPr="00CA34B1">
          <w:rPr>
            <w:rFonts w:ascii="Times New Roman" w:eastAsiaTheme="minorEastAsia" w:hAnsi="Times New Roman" w:cs="Times New Roman"/>
            <w:kern w:val="2"/>
            <w:sz w:val="20"/>
            <w:szCs w:val="20"/>
          </w:rPr>
          <w:t>The preceding review reveals several critical gaps. First, no framework systematically aggregates sentiment across equities, cryptocurrency, forex, and commodities to detect portfolio-level regime transitions. Second, the established 1–6 day sentiment lead time has not been exploited for regime-level early warning systems. Third, cross-asset sentiment networks remain unexplored despite evidence of effects on individual network connectedness. Fourth, the practical integration of multi-source sentiment with regime detection algorithms has not been attempted.</w:t>
        </w:r>
      </w:ins>
    </w:p>
    <w:p w14:paraId="568B314D" w14:textId="77777777" w:rsidR="00CA34B1" w:rsidRPr="00CA34B1" w:rsidRDefault="00CA34B1" w:rsidP="00CA34B1">
      <w:pPr>
        <w:spacing w:after="240" w:line="278" w:lineRule="auto"/>
        <w:rPr>
          <w:ins w:id="289" w:author="Rocha, Jonathan" w:date="2026-02-26T11:09:00Z" w16du:dateUtc="2026-02-26T17:09:00Z"/>
          <w:rFonts w:ascii="Times New Roman" w:eastAsiaTheme="minorEastAsia" w:hAnsi="Times New Roman" w:cs="Times New Roman"/>
          <w:kern w:val="2"/>
          <w:sz w:val="20"/>
          <w:szCs w:val="20"/>
        </w:rPr>
      </w:pPr>
      <w:ins w:id="290" w:author="Rocha, Jonathan" w:date="2026-02-26T11:09:00Z" w16du:dateUtc="2026-02-26T17:09:00Z">
        <w:r w:rsidRPr="00CA34B1">
          <w:rPr>
            <w:rFonts w:ascii="Times New Roman" w:eastAsiaTheme="minorEastAsia" w:hAnsi="Times New Roman" w:cs="Times New Roman"/>
            <w:kern w:val="2"/>
            <w:sz w:val="20"/>
            <w:szCs w:val="20"/>
          </w:rPr>
          <w:t xml:space="preserve">Despite progress in both financial NLP and econometric modeling, a critical gap persists at the intersection. Konstantinidis et al. (2024) established FinLlama as a superior sentiment classifier but limited its application to standard portfolio construction, neglecting structural regime identification. Shu et al. (2024) validated Statistical Jump Models but relied exclusively on endogenous price features, ignoring exogenous sentiment signals. Yang et al. (2025) applied LLMs to cross-asset monitoring, and Shi (2025) integrated GARCH-MIDAS with sentiment, but no existing research has incorporated transformer-based sentiment depth into the persistence-enforcing framework of Statistical Jump </w:t>
        </w:r>
        <w:r w:rsidRPr="00CA34B1">
          <w:rPr>
            <w:rFonts w:ascii="Times New Roman" w:eastAsiaTheme="minorEastAsia" w:hAnsi="Times New Roman" w:cs="Times New Roman"/>
            <w:kern w:val="2"/>
            <w:sz w:val="20"/>
            <w:szCs w:val="20"/>
          </w:rPr>
          <w:lastRenderedPageBreak/>
          <w:t>Models for a cross-asset universe. This research addresses this gap by constructing the first Two-Layer Sentiment Regime Detector, synthesizing generative AI sentiment with econometric jump penalties across Equities, Crypto, Forex, and Commodities.</w:t>
        </w:r>
      </w:ins>
    </w:p>
    <w:p w14:paraId="34EF2A85" w14:textId="77777777" w:rsidR="00CA34B1" w:rsidRPr="00CA34B1" w:rsidRDefault="00CA34B1" w:rsidP="00CA34B1">
      <w:pPr>
        <w:spacing w:after="240" w:line="278" w:lineRule="auto"/>
        <w:rPr>
          <w:ins w:id="291" w:author="Rocha, Jonathan" w:date="2026-02-26T11:09:00Z" w16du:dateUtc="2026-02-26T17:09:00Z"/>
          <w:rFonts w:ascii="Times New Roman" w:eastAsiaTheme="minorEastAsia" w:hAnsi="Times New Roman" w:cs="Times New Roman"/>
          <w:kern w:val="2"/>
          <w:sz w:val="20"/>
          <w:szCs w:val="20"/>
        </w:rPr>
      </w:pPr>
      <w:ins w:id="292" w:author="Rocha, Jonathan" w:date="2026-02-26T11:09:00Z" w16du:dateUtc="2026-02-26T17:09:00Z">
        <w:r w:rsidRPr="00CA34B1">
          <w:rPr>
            <w:rFonts w:ascii="Times New Roman" w:eastAsiaTheme="minorEastAsia" w:hAnsi="Times New Roman" w:cs="Times New Roman"/>
            <w:kern w:val="2"/>
            <w:sz w:val="20"/>
            <w:szCs w:val="20"/>
          </w:rPr>
          <w:t>Based on the literature review, we hypothesize:</w:t>
        </w:r>
      </w:ins>
    </w:p>
    <w:p w14:paraId="563EF819" w14:textId="77777777" w:rsidR="00CA34B1" w:rsidRPr="00CA34B1" w:rsidRDefault="00CA34B1" w:rsidP="00CA34B1">
      <w:pPr>
        <w:spacing w:after="240" w:line="278" w:lineRule="auto"/>
        <w:rPr>
          <w:ins w:id="293" w:author="Rocha, Jonathan" w:date="2026-02-26T11:09:00Z" w16du:dateUtc="2026-02-26T17:09:00Z"/>
          <w:rFonts w:ascii="Times New Roman" w:eastAsiaTheme="minorEastAsia" w:hAnsi="Times New Roman" w:cs="Times New Roman"/>
          <w:kern w:val="2"/>
          <w:sz w:val="20"/>
          <w:szCs w:val="20"/>
        </w:rPr>
      </w:pPr>
      <w:ins w:id="294" w:author="Rocha, Jonathan" w:date="2026-02-26T11:09:00Z" w16du:dateUtc="2026-02-26T17:09:00Z">
        <w:r w:rsidRPr="00CA34B1">
          <w:rPr>
            <w:rFonts w:ascii="Times New Roman" w:eastAsiaTheme="minorEastAsia" w:hAnsi="Times New Roman" w:cs="Times New Roman"/>
            <w:b/>
            <w:bCs/>
            <w:kern w:val="2"/>
            <w:sz w:val="20"/>
            <w:szCs w:val="20"/>
          </w:rPr>
          <w:t>H1 (Leading Indicator Hypothesis):</w:t>
        </w:r>
        <w:r w:rsidRPr="00CA34B1">
          <w:rPr>
            <w:rFonts w:ascii="Times New Roman" w:eastAsiaTheme="minorEastAsia" w:hAnsi="Times New Roman" w:cs="Times New Roman"/>
            <w:kern w:val="2"/>
            <w:sz w:val="20"/>
            <w:szCs w:val="20"/>
          </w:rPr>
          <w:t xml:space="preserve"> Cross-asset sentiment aggregation acts as a leading indicator of market regime changes, preceding VIX-based regime detection by 1-5 trading days. This hypothesis is supported by findings from Bollen et al. (2011), showing a 2–6-day predictive lead time with 86.7% accuracy; Caferra (2022), illustrating sentiment-driven cross-market connections; and Trushkovskyi (2025), confirming Granger causality between sentiment and returns.</w:t>
        </w:r>
      </w:ins>
    </w:p>
    <w:p w14:paraId="48C0B15F" w14:textId="77777777" w:rsidR="00CA34B1" w:rsidRPr="00CA34B1" w:rsidRDefault="00CA34B1" w:rsidP="00CA34B1">
      <w:pPr>
        <w:spacing w:after="240" w:line="278" w:lineRule="auto"/>
        <w:rPr>
          <w:ins w:id="295" w:author="Rocha, Jonathan" w:date="2026-02-26T11:09:00Z" w16du:dateUtc="2026-02-26T17:09:00Z"/>
          <w:rFonts w:ascii="Times New Roman" w:eastAsiaTheme="minorEastAsia" w:hAnsi="Times New Roman" w:cs="Times New Roman"/>
          <w:kern w:val="2"/>
          <w:sz w:val="20"/>
          <w:szCs w:val="20"/>
        </w:rPr>
      </w:pPr>
      <w:ins w:id="296" w:author="Rocha, Jonathan" w:date="2026-02-26T11:09:00Z" w16du:dateUtc="2026-02-26T17:09:00Z">
        <w:r w:rsidRPr="00CA34B1">
          <w:rPr>
            <w:rFonts w:ascii="Times New Roman" w:eastAsiaTheme="minorEastAsia" w:hAnsi="Times New Roman" w:cs="Times New Roman"/>
            <w:b/>
            <w:bCs/>
            <w:kern w:val="2"/>
            <w:sz w:val="20"/>
            <w:szCs w:val="20"/>
          </w:rPr>
          <w:t>H2 (Divergence Signal Hypothesis):</w:t>
        </w:r>
        <w:r w:rsidRPr="00CA34B1">
          <w:rPr>
            <w:rFonts w:ascii="Times New Roman" w:eastAsiaTheme="minorEastAsia" w:hAnsi="Times New Roman" w:cs="Times New Roman"/>
            <w:kern w:val="2"/>
            <w:sz w:val="20"/>
            <w:szCs w:val="20"/>
          </w:rPr>
          <w:t xml:space="preserve"> Sentiment divergence across asset classes (e.g., equities bullish while crypto bearish) signals an impending shift between Risk-On and Risk-Off regimes. Caferra (2022) found that sentiment connectedness effectively identifies market linkages, suggesting that disconnection or divergence may indicate regime instability. Wang et al. (2024) demonstrated asymmetric cross-asset momentum transmission supporting this mechanism.</w:t>
        </w:r>
      </w:ins>
    </w:p>
    <w:p w14:paraId="23615EA2" w14:textId="77777777" w:rsidR="00CA34B1" w:rsidRPr="00CA34B1" w:rsidRDefault="00CA34B1" w:rsidP="00CA34B1">
      <w:pPr>
        <w:spacing w:after="240" w:line="278" w:lineRule="auto"/>
        <w:rPr>
          <w:ins w:id="297" w:author="Rocha, Jonathan" w:date="2026-02-26T11:09:00Z" w16du:dateUtc="2026-02-26T17:09:00Z"/>
          <w:rFonts w:ascii="Times New Roman" w:eastAsiaTheme="minorEastAsia" w:hAnsi="Times New Roman" w:cs="Times New Roman"/>
          <w:kern w:val="2"/>
          <w:sz w:val="20"/>
          <w:szCs w:val="20"/>
        </w:rPr>
      </w:pPr>
      <w:ins w:id="298" w:author="Rocha, Jonathan" w:date="2026-02-26T11:09:00Z" w16du:dateUtc="2026-02-26T17:09:00Z">
        <w:r w:rsidRPr="00CA34B1">
          <w:rPr>
            <w:rFonts w:ascii="Times New Roman" w:eastAsiaTheme="minorEastAsia" w:hAnsi="Times New Roman" w:cs="Times New Roman"/>
            <w:b/>
            <w:bCs/>
            <w:kern w:val="2"/>
            <w:sz w:val="20"/>
            <w:szCs w:val="20"/>
          </w:rPr>
          <w:t>H3 (Network Effect Hypothesis):</w:t>
        </w:r>
        <w:r w:rsidRPr="00CA34B1">
          <w:rPr>
            <w:rFonts w:ascii="Times New Roman" w:eastAsiaTheme="minorEastAsia" w:hAnsi="Times New Roman" w:cs="Times New Roman"/>
            <w:kern w:val="2"/>
            <w:sz w:val="20"/>
            <w:szCs w:val="20"/>
          </w:rPr>
          <w:t xml:space="preserve"> Sentiment connectedness intensity will be associated with the probability of regime transition, with higher connectedness during stable regimes and rapid disconnection before transitions. Sibande et al. (2021) identified regime-specific sentiment effects in currency markets, supporting the idea of state-dependent sentiment dynamics.</w:t>
        </w:r>
      </w:ins>
    </w:p>
    <w:p w14:paraId="5F2135E2" w14:textId="55BE64EB" w:rsidR="009D0C6E" w:rsidRPr="00896D2E" w:rsidDel="00CA34B1" w:rsidRDefault="00BC2661" w:rsidP="007748AA">
      <w:pPr>
        <w:spacing w:after="287"/>
        <w:rPr>
          <w:del w:id="299" w:author="Rocha, Jonathan" w:date="2026-02-26T11:09:00Z" w16du:dateUtc="2026-02-26T17:09:00Z"/>
          <w:rFonts w:ascii="Times New Roman" w:hAnsi="Times New Roman" w:cs="Times New Roman"/>
          <w:sz w:val="20"/>
          <w:szCs w:val="20"/>
        </w:rPr>
      </w:pPr>
      <w:del w:id="300" w:author="Rocha, Jonathan" w:date="2026-02-26T11:09:00Z" w16du:dateUtc="2026-02-26T17:09:00Z">
        <w:r w:rsidRPr="783F2D85" w:rsidDel="00CA34B1">
          <w:rPr>
            <w:rFonts w:ascii="Times New Roman" w:hAnsi="Times New Roman" w:cs="Times New Roman"/>
            <w:b/>
            <w:bCs/>
            <w:sz w:val="20"/>
            <w:szCs w:val="20"/>
          </w:rPr>
          <w:delText>2.1 Transformer Models in Financial Sentiment Analysis</w:delText>
        </w:r>
      </w:del>
    </w:p>
    <w:p w14:paraId="181D03F5" w14:textId="1F3319D5" w:rsidR="009D0C6E" w:rsidRPr="00896D2E" w:rsidDel="00CA34B1" w:rsidRDefault="00BC2661" w:rsidP="007748AA">
      <w:pPr>
        <w:spacing w:after="319"/>
        <w:rPr>
          <w:del w:id="301" w:author="Rocha, Jonathan" w:date="2026-02-26T11:09:00Z" w16du:dateUtc="2026-02-26T17:09:00Z"/>
          <w:rFonts w:ascii="Times New Roman" w:hAnsi="Times New Roman" w:cs="Times New Roman"/>
          <w:sz w:val="20"/>
          <w:szCs w:val="20"/>
        </w:rPr>
      </w:pPr>
      <w:del w:id="302" w:author="Rocha, Jonathan" w:date="2026-02-26T11:09:00Z" w16du:dateUtc="2026-02-26T17:09:00Z">
        <w:r w:rsidRPr="783F2D85" w:rsidDel="00CA34B1">
          <w:rPr>
            <w:rFonts w:ascii="Times New Roman" w:hAnsi="Times New Roman" w:cs="Times New Roman"/>
            <w:b/>
            <w:bCs/>
            <w:sz w:val="20"/>
            <w:szCs w:val="20"/>
          </w:rPr>
          <w:delText>2.1.1 From Lexicons to BERT</w:delText>
        </w:r>
      </w:del>
    </w:p>
    <w:p w14:paraId="41FDC3A8" w14:textId="25A4D367" w:rsidR="009432A4" w:rsidRPr="00896D2E" w:rsidDel="00CA34B1" w:rsidRDefault="009432A4" w:rsidP="007748AA">
      <w:pPr>
        <w:spacing w:after="319"/>
        <w:rPr>
          <w:del w:id="303" w:author="Rocha, Jonathan" w:date="2026-02-26T11:09:00Z" w16du:dateUtc="2026-02-26T17:09:00Z"/>
          <w:rFonts w:ascii="Times New Roman" w:hAnsi="Times New Roman" w:cs="Times New Roman"/>
          <w:sz w:val="20"/>
          <w:szCs w:val="20"/>
        </w:rPr>
      </w:pPr>
      <w:del w:id="304" w:author="Rocha, Jonathan" w:date="2026-02-26T11:09:00Z" w16du:dateUtc="2026-02-26T17:09:00Z">
        <w:r w:rsidRPr="783F2D85" w:rsidDel="00CA34B1">
          <w:rPr>
            <w:rFonts w:ascii="Times New Roman" w:hAnsi="Times New Roman" w:cs="Times New Roman"/>
            <w:sz w:val="20"/>
            <w:szCs w:val="20"/>
          </w:rPr>
          <w:delText>The development of financial sentiment analysis reflects the shift in natural language processing from rule-based, symbolic methods to neural network-based contextual language models. Early approaches used domain-specific sentiment lexicons to identify polarity-related terms in financial texts. Loughran and McDonald (2011) demonstrated that general sentiment dictionaries have low accuracy in financial writing because words like “liability” have different meanings in finance than in everyday English. Their finance-specific lexicon fixed this problem and set a benchmark for future research in computational finance.</w:delText>
        </w:r>
      </w:del>
    </w:p>
    <w:p w14:paraId="3F47E703" w14:textId="51613149" w:rsidR="009432A4" w:rsidRPr="00896D2E" w:rsidDel="00CA34B1" w:rsidRDefault="009432A4" w:rsidP="007748AA">
      <w:pPr>
        <w:spacing w:after="319"/>
        <w:rPr>
          <w:del w:id="305" w:author="Rocha, Jonathan" w:date="2026-02-26T11:09:00Z" w16du:dateUtc="2026-02-26T17:09:00Z"/>
          <w:rFonts w:ascii="Times New Roman" w:hAnsi="Times New Roman" w:cs="Times New Roman"/>
          <w:sz w:val="20"/>
          <w:szCs w:val="20"/>
        </w:rPr>
      </w:pPr>
      <w:del w:id="306" w:author="Rocha, Jonathan" w:date="2026-02-26T11:09:00Z" w16du:dateUtc="2026-02-26T17:09:00Z">
        <w:r w:rsidRPr="783F2D85" w:rsidDel="00CA34B1">
          <w:rPr>
            <w:rFonts w:ascii="Times New Roman" w:hAnsi="Times New Roman" w:cs="Times New Roman"/>
            <w:sz w:val="20"/>
            <w:szCs w:val="20"/>
          </w:rPr>
          <w:delText>The advent of transformer-based models marked a major change in financial sentiment analysis. For example, Araci (2019) introduced FinBERT, a BERT model fine-tuned on financial news and reports, which improved accuracy by 15% compared to earlier methods. FinBERT also proved effective with limited labeled data, outperforming baseline models trained on as few as 500 samples. This showed that transfer learning is useful for financial NLP tasks with small datasets.</w:delText>
        </w:r>
      </w:del>
    </w:p>
    <w:p w14:paraId="431BD5E2" w14:textId="17254B60" w:rsidR="009432A4" w:rsidRPr="00896D2E" w:rsidDel="00CA34B1" w:rsidRDefault="009432A4" w:rsidP="007748AA">
      <w:pPr>
        <w:spacing w:after="319"/>
        <w:rPr>
          <w:del w:id="307" w:author="Rocha, Jonathan" w:date="2026-02-26T11:09:00Z" w16du:dateUtc="2026-02-26T17:09:00Z"/>
          <w:rFonts w:ascii="Times New Roman" w:hAnsi="Times New Roman" w:cs="Times New Roman"/>
          <w:sz w:val="20"/>
          <w:szCs w:val="20"/>
        </w:rPr>
      </w:pPr>
      <w:del w:id="308" w:author="Rocha, Jonathan" w:date="2026-02-26T11:09:00Z" w16du:dateUtc="2026-02-26T17:09:00Z">
        <w:r w:rsidRPr="783F2D85" w:rsidDel="00CA34B1">
          <w:rPr>
            <w:rFonts w:ascii="Times New Roman" w:hAnsi="Times New Roman" w:cs="Times New Roman"/>
            <w:sz w:val="20"/>
            <w:szCs w:val="20"/>
          </w:rPr>
          <w:delText>Mishev et al. (2020) conducted over 100 experiments to systematically compare sentiment analysis methods, ranging from lexicons to transformers. Their comprehensive study tested BERT variants, including RoBERTa, XLNet, ALBERT, and DistilBERT, on several financial datasets. They found that contextual embeddings are much more effective than lexicons and fixed-word encoders. BERT and ALBERT-xxlarge achieved the highest scores, with a Matthews Correlation Coefficient of 0.895 and 0.881, respectively. Importantly, distilled transformers like DistilBERT kept over 95% of BERT’s accuracy while using 40% fewer parameters, making them suitable for production environments with limited computing power.</w:delText>
        </w:r>
      </w:del>
    </w:p>
    <w:p w14:paraId="75202DC4" w14:textId="22BC90CB" w:rsidR="009D0C6E" w:rsidRPr="00896D2E" w:rsidDel="00CA34B1" w:rsidRDefault="00BC2661" w:rsidP="007748AA">
      <w:pPr>
        <w:spacing w:after="319"/>
        <w:rPr>
          <w:del w:id="309" w:author="Rocha, Jonathan" w:date="2026-02-26T11:09:00Z" w16du:dateUtc="2026-02-26T17:09:00Z"/>
          <w:rFonts w:ascii="Times New Roman" w:hAnsi="Times New Roman" w:cs="Times New Roman"/>
          <w:sz w:val="20"/>
          <w:szCs w:val="20"/>
        </w:rPr>
      </w:pPr>
      <w:del w:id="310" w:author="Rocha, Jonathan" w:date="2026-02-26T11:09:00Z" w16du:dateUtc="2026-02-26T17:09:00Z">
        <w:r w:rsidRPr="783F2D85" w:rsidDel="00CA34B1">
          <w:rPr>
            <w:rFonts w:ascii="Times New Roman" w:hAnsi="Times New Roman" w:cs="Times New Roman"/>
            <w:b/>
            <w:bCs/>
            <w:sz w:val="20"/>
            <w:szCs w:val="20"/>
          </w:rPr>
          <w:delText>2.1.2 Large Language Models</w:delText>
        </w:r>
      </w:del>
    </w:p>
    <w:p w14:paraId="2F8F0E1F" w14:textId="1160F21E" w:rsidR="009432A4" w:rsidRPr="00896D2E" w:rsidDel="00CA34B1" w:rsidRDefault="009432A4" w:rsidP="007748AA">
      <w:pPr>
        <w:spacing w:after="240"/>
        <w:rPr>
          <w:del w:id="311" w:author="Rocha, Jonathan" w:date="2026-02-26T11:09:00Z" w16du:dateUtc="2026-02-26T17:09:00Z"/>
          <w:rFonts w:ascii="Times New Roman" w:hAnsi="Times New Roman" w:cs="Times New Roman"/>
          <w:sz w:val="20"/>
          <w:szCs w:val="20"/>
        </w:rPr>
      </w:pPr>
      <w:del w:id="312" w:author="Rocha, Jonathan" w:date="2026-02-26T11:09:00Z" w16du:dateUtc="2026-02-26T17:09:00Z">
        <w:r w:rsidRPr="783F2D85" w:rsidDel="00CA34B1">
          <w:rPr>
            <w:rFonts w:ascii="Times New Roman" w:hAnsi="Times New Roman" w:cs="Times New Roman"/>
            <w:sz w:val="20"/>
            <w:szCs w:val="20"/>
          </w:rPr>
          <w:delText>The rise of large language models (LLMs) has improved financial sentiment analysis, especially through zero-shot and few-shot learning frameworks. Fatouros et al. (2023) evaluated ChatGPT 3.5 for FX market sentiment assessment, noting approximately 35% higher sentiment classification accuracy and 36% greater correlation with market returns than the domain-adapted FinBERT. Their zero-shot evaluation confirmed that LLMs can interpret and categorize financial texts without supervised domain adaptation, though prompt engineering was identified as an important factor influencing output.</w:delText>
        </w:r>
      </w:del>
    </w:p>
    <w:p w14:paraId="1E1D819F" w14:textId="7C6DD4AA" w:rsidR="009432A4" w:rsidRPr="00896D2E" w:rsidDel="00CA34B1" w:rsidRDefault="009432A4" w:rsidP="007748AA">
      <w:pPr>
        <w:spacing w:after="240"/>
        <w:rPr>
          <w:del w:id="313" w:author="Rocha, Jonathan" w:date="2026-02-26T11:09:00Z" w16du:dateUtc="2026-02-26T17:09:00Z"/>
          <w:rFonts w:ascii="Times New Roman" w:hAnsi="Times New Roman" w:cs="Times New Roman"/>
          <w:sz w:val="20"/>
          <w:szCs w:val="20"/>
        </w:rPr>
      </w:pPr>
      <w:del w:id="314" w:author="Rocha, Jonathan" w:date="2026-02-26T11:09:00Z" w16du:dateUtc="2026-02-26T17:09:00Z">
        <w:r w:rsidRPr="783F2D85" w:rsidDel="00CA34B1">
          <w:rPr>
            <w:rFonts w:ascii="Times New Roman" w:hAnsi="Times New Roman" w:cs="Times New Roman"/>
            <w:sz w:val="20"/>
            <w:szCs w:val="20"/>
          </w:rPr>
          <w:delText>Konstantinidis et al. (2024) introduced FinLlama, a fine-tuned Llama</w:delText>
        </w:r>
        <w:r w:rsidR="002A69CE"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2 7B model optimized for financial sentiment analysis. They used Low-Rank Adaptation (LoRA) to reduce computational demand, lowering the number of trainable parameters to 0. 0638% of the total while maintaining model accuracy. In portfolio optimization, FinLlama yielded cumulative returns 44.7% higher than those of FinBERT-based portfolios, with </w:delText>
        </w:r>
        <w:r w:rsidR="008F290C" w:rsidRPr="783F2D85" w:rsidDel="00CA34B1">
          <w:rPr>
            <w:rFonts w:ascii="Times New Roman" w:hAnsi="Times New Roman" w:cs="Times New Roman"/>
            <w:sz w:val="20"/>
            <w:szCs w:val="20"/>
          </w:rPr>
          <w:delText xml:space="preserve">a </w:delText>
        </w:r>
        <w:r w:rsidRPr="783F2D85" w:rsidDel="00CA34B1">
          <w:rPr>
            <w:rFonts w:ascii="Times New Roman" w:hAnsi="Times New Roman" w:cs="Times New Roman"/>
            <w:sz w:val="20"/>
            <w:szCs w:val="20"/>
          </w:rPr>
          <w:delText xml:space="preserve">higher Sharpe ratio and lower annualized volatility. Beyond simple sentiment detection, FinLlama provides sentiment polarity scores, </w:delText>
        </w:r>
        <w:r w:rsidR="003D60C6" w:rsidRPr="783F2D85" w:rsidDel="00CA34B1">
          <w:rPr>
            <w:rFonts w:ascii="Times New Roman" w:hAnsi="Times New Roman" w:cs="Times New Roman"/>
            <w:sz w:val="20"/>
            <w:szCs w:val="20"/>
          </w:rPr>
          <w:delText>giv</w:delText>
        </w:r>
        <w:r w:rsidRPr="783F2D85" w:rsidDel="00CA34B1">
          <w:rPr>
            <w:rFonts w:ascii="Times New Roman" w:hAnsi="Times New Roman" w:cs="Times New Roman"/>
            <w:sz w:val="20"/>
            <w:szCs w:val="20"/>
          </w:rPr>
          <w:delText xml:space="preserve">ing traders more detailed insights </w:delText>
        </w:r>
        <w:r w:rsidR="003D60C6" w:rsidRPr="783F2D85" w:rsidDel="00CA34B1">
          <w:rPr>
            <w:rFonts w:ascii="Times New Roman" w:hAnsi="Times New Roman" w:cs="Times New Roman"/>
            <w:sz w:val="20"/>
            <w:szCs w:val="20"/>
          </w:rPr>
          <w:delText>into</w:delText>
        </w:r>
        <w:r w:rsidRPr="783F2D85" w:rsidDel="00CA34B1">
          <w:rPr>
            <w:rFonts w:ascii="Times New Roman" w:hAnsi="Times New Roman" w:cs="Times New Roman"/>
            <w:sz w:val="20"/>
            <w:szCs w:val="20"/>
          </w:rPr>
          <w:delText xml:space="preserve"> financial news articles.</w:delText>
        </w:r>
      </w:del>
    </w:p>
    <w:p w14:paraId="6D0279BD" w14:textId="65902FAE" w:rsidR="009432A4" w:rsidRPr="00896D2E" w:rsidDel="00CA34B1" w:rsidRDefault="009432A4" w:rsidP="007748AA">
      <w:pPr>
        <w:spacing w:after="240"/>
        <w:rPr>
          <w:del w:id="315" w:author="Rocha, Jonathan" w:date="2026-02-26T11:09:00Z" w16du:dateUtc="2026-02-26T17:09:00Z"/>
          <w:rFonts w:ascii="Times New Roman" w:hAnsi="Times New Roman" w:cs="Times New Roman"/>
          <w:sz w:val="20"/>
          <w:szCs w:val="20"/>
        </w:rPr>
      </w:pPr>
      <w:del w:id="316" w:author="Rocha, Jonathan" w:date="2026-02-26T11:09:00Z" w16du:dateUtc="2026-02-26T17:09:00Z">
        <w:r w:rsidRPr="783F2D85" w:rsidDel="00CA34B1">
          <w:rPr>
            <w:rFonts w:ascii="Times New Roman" w:hAnsi="Times New Roman" w:cs="Times New Roman"/>
            <w:sz w:val="20"/>
            <w:szCs w:val="20"/>
          </w:rPr>
          <w:delText>Luo and Gong (2024) showed that supervised fine-tuning of LLaMA-2 7B achieves state-</w:delText>
        </w:r>
        <w:r w:rsidR="00DD42B1" w:rsidRPr="783F2D85" w:rsidDel="00CA34B1">
          <w:rPr>
            <w:rFonts w:ascii="Times New Roman" w:hAnsi="Times New Roman" w:cs="Times New Roman"/>
            <w:sz w:val="20"/>
            <w:szCs w:val="20"/>
          </w:rPr>
          <w:delText>of-the-</w:delText>
        </w:r>
        <w:r w:rsidRPr="783F2D85" w:rsidDel="00CA34B1">
          <w:rPr>
            <w:rFonts w:ascii="Times New Roman" w:hAnsi="Times New Roman" w:cs="Times New Roman"/>
            <w:sz w:val="20"/>
            <w:szCs w:val="20"/>
          </w:rPr>
          <w:delText>art results on the Financial PhraseBank benchmark, increasing accuracy from 0.86 to 0.90. Their experiments compared few-shot learning, additional pre-training, and supervised fine-tuning, finding that extra pre-training alone does not significantly improve performance beyond the baseline. The supervised fine-tuning approach was most effective, confirming that task-specific adaptation remains critical even for large pre-trained models.</w:delText>
        </w:r>
      </w:del>
    </w:p>
    <w:p w14:paraId="49135783" w14:textId="027ACAC5" w:rsidR="009D0C6E" w:rsidRPr="00896D2E" w:rsidDel="00CA34B1" w:rsidRDefault="009432A4" w:rsidP="007748AA">
      <w:pPr>
        <w:spacing w:after="240"/>
        <w:rPr>
          <w:del w:id="317" w:author="Rocha, Jonathan" w:date="2026-02-26T11:09:00Z" w16du:dateUtc="2026-02-26T17:09:00Z"/>
          <w:rFonts w:ascii="Times New Roman" w:hAnsi="Times New Roman" w:cs="Times New Roman"/>
          <w:sz w:val="20"/>
          <w:szCs w:val="20"/>
        </w:rPr>
      </w:pPr>
      <w:del w:id="318" w:author="Rocha, Jonathan" w:date="2026-02-26T11:09:00Z" w16du:dateUtc="2026-02-26T17:09:00Z">
        <w:r w:rsidRPr="783F2D85" w:rsidDel="00CA34B1">
          <w:rPr>
            <w:rFonts w:ascii="Times New Roman" w:hAnsi="Times New Roman" w:cs="Times New Roman"/>
            <w:sz w:val="20"/>
            <w:szCs w:val="20"/>
          </w:rPr>
          <w:delText>Shen and Zhang (2024) compared FinBERT to GPT-3.5-turbo and GPT-4o for sentiment analysis of financial news articles and reports. Their results showed that FinBERT with domain-specific pretraining consistently outperformed general-purpose LLMs in accuracy, precision, recall, and F1-score. However, GPT-4o, with few-shot examples of financial texts, achieved competitive results, suggesting that effective prompt engineering can make general-purpose LLMs suitable for financial sentiment analysis without extensive fine-tuning.</w:delText>
        </w:r>
      </w:del>
    </w:p>
    <w:p w14:paraId="0611110A" w14:textId="0C8B5081" w:rsidR="009D0C6E" w:rsidRPr="00896D2E" w:rsidDel="00CA34B1" w:rsidRDefault="00BC2661" w:rsidP="007748AA">
      <w:pPr>
        <w:spacing w:after="319"/>
        <w:rPr>
          <w:del w:id="319" w:author="Rocha, Jonathan" w:date="2026-02-26T11:09:00Z" w16du:dateUtc="2026-02-26T17:09:00Z"/>
          <w:rFonts w:ascii="Times New Roman" w:hAnsi="Times New Roman" w:cs="Times New Roman"/>
          <w:sz w:val="20"/>
          <w:szCs w:val="20"/>
        </w:rPr>
      </w:pPr>
      <w:del w:id="320" w:author="Rocha, Jonathan" w:date="2026-02-26T11:09:00Z" w16du:dateUtc="2026-02-26T17:09:00Z">
        <w:r w:rsidRPr="783F2D85" w:rsidDel="00CA34B1">
          <w:rPr>
            <w:rFonts w:ascii="Times New Roman" w:hAnsi="Times New Roman" w:cs="Times New Roman"/>
            <w:b/>
            <w:bCs/>
            <w:sz w:val="20"/>
            <w:szCs w:val="20"/>
          </w:rPr>
          <w:delText>2.1.3 Model Comparison and Selection Criteria</w:delText>
        </w:r>
      </w:del>
    </w:p>
    <w:p w14:paraId="5AA62FC6" w14:textId="04565C12" w:rsidR="009432A4" w:rsidRPr="00896D2E" w:rsidDel="00CA34B1" w:rsidRDefault="009432A4" w:rsidP="007748AA">
      <w:pPr>
        <w:spacing w:after="240"/>
        <w:rPr>
          <w:del w:id="321" w:author="Rocha, Jonathan" w:date="2026-02-26T11:09:00Z" w16du:dateUtc="2026-02-26T17:09:00Z"/>
          <w:rFonts w:ascii="Times New Roman" w:hAnsi="Times New Roman" w:cs="Times New Roman"/>
          <w:sz w:val="20"/>
          <w:szCs w:val="20"/>
        </w:rPr>
      </w:pPr>
      <w:del w:id="322" w:author="Rocha, Jonathan" w:date="2026-02-26T11:09:00Z" w16du:dateUtc="2026-02-26T17:09:00Z">
        <w:r w:rsidRPr="783F2D85" w:rsidDel="00CA34B1">
          <w:rPr>
            <w:rFonts w:ascii="Times New Roman" w:hAnsi="Times New Roman" w:cs="Times New Roman"/>
            <w:sz w:val="20"/>
            <w:szCs w:val="20"/>
          </w:rPr>
          <w:delText>Systematic comparisons of different model architectures have clarified the trade-offs between accuracy, computational cost, and deployment considerations. Nasiopoulos et al. (2025) conducted a comparative study of fine-tuned deep learning models, including GPT-4o, GPT-4o-mini, BERT, and FinBERT, benchmarking them against traditional machine learning classifiers. Using Bayesian optimization across 100 trials for hyperparameter tuning, they found that fine-tuned GPT-4o and GPT-4 o-mini achieved 87.79% accuracy on the combined FiQA and Financial PhraseBank datasets. Traditional approaches, such as Support Vector Machines, Random Forests, and Logistic Regression, lagged significantly behind, with accuracies ranging from 64.53% to 65.31%. Fine-tuned large language models (LLMs) outperformed fine-tuned BERT models by approximately 9% in average accuracy, though at the expense of increased computational time and inference costs.</w:delText>
        </w:r>
      </w:del>
    </w:p>
    <w:p w14:paraId="3483970C" w14:textId="5225306E" w:rsidR="009432A4" w:rsidRPr="00896D2E" w:rsidDel="00CA34B1" w:rsidRDefault="009432A4" w:rsidP="007748AA">
      <w:pPr>
        <w:spacing w:after="240"/>
        <w:rPr>
          <w:del w:id="323" w:author="Rocha, Jonathan" w:date="2026-02-26T11:09:00Z" w16du:dateUtc="2026-02-26T17:09:00Z"/>
          <w:rFonts w:ascii="Times New Roman" w:hAnsi="Times New Roman" w:cs="Times New Roman"/>
          <w:sz w:val="20"/>
          <w:szCs w:val="20"/>
        </w:rPr>
      </w:pPr>
      <w:del w:id="324" w:author="Rocha, Jonathan" w:date="2026-02-26T11:09:00Z" w16du:dateUtc="2026-02-26T17:09:00Z">
        <w:r w:rsidRPr="783F2D85" w:rsidDel="00CA34B1">
          <w:rPr>
            <w:rFonts w:ascii="Times New Roman" w:hAnsi="Times New Roman" w:cs="Times New Roman"/>
            <w:sz w:val="20"/>
            <w:szCs w:val="20"/>
          </w:rPr>
          <w:delText>Mahendran et al. (2025) reviewed advances in financial sentiment analysis using BERT, FinBERT, and large language models, emphasizing practical considerations for deployment. Their analysis noted that DistilBERT retains 97% of BERT's capabilities while requiring only half the number of parameters, making it suitable for low-latency applications such as algorithmic trading and real-time market monitoring. The review identified ongoing challenges, including model bias, limited interpretability, high computational demands, and ethical issues related to data privacy and market manipulation. Domain-specific adaptation remains critical because financial language contains jargon and subtle expressions that general-purpose models may misinterpret.</w:delText>
        </w:r>
      </w:del>
    </w:p>
    <w:p w14:paraId="37467237" w14:textId="2688A56C" w:rsidR="009432A4" w:rsidRPr="00896D2E" w:rsidDel="00CA34B1" w:rsidRDefault="009432A4" w:rsidP="007748AA">
      <w:pPr>
        <w:spacing w:after="240"/>
        <w:rPr>
          <w:del w:id="325" w:author="Rocha, Jonathan" w:date="2026-02-26T11:09:00Z" w16du:dateUtc="2026-02-26T17:09:00Z"/>
          <w:rFonts w:ascii="Times New Roman" w:hAnsi="Times New Roman" w:cs="Times New Roman"/>
          <w:sz w:val="20"/>
          <w:szCs w:val="20"/>
        </w:rPr>
      </w:pPr>
      <w:del w:id="326" w:author="Rocha, Jonathan" w:date="2026-02-26T11:09:00Z" w16du:dateUtc="2026-02-26T17:09:00Z">
        <w:r w:rsidRPr="783F2D85" w:rsidDel="00CA34B1">
          <w:rPr>
            <w:rFonts w:ascii="Times New Roman" w:hAnsi="Times New Roman" w:cs="Times New Roman"/>
            <w:sz w:val="20"/>
            <w:szCs w:val="20"/>
          </w:rPr>
          <w:delText>Liu et al. (2024) offered a comprehensive review of large language models and sentiment analysis in financial markets, synthesizing recent advances across datasets, methodologies, and application areas. Their analysis cataloged publicly available financial sentiment datasets and assessed both traditional machine learning methods and modern transformer- based approaches. The review highlighted that while LLMs demonstrate impressive zero-shot abilities, deploying them in practice in financial settings requires careful attention to inference latency, computational costs, and the importance of domain-specific calibration. Their case study on market prediction demonstrated how sentiment features derived from news and social media could be combined with technical indicators to improve forecasting accuracy.</w:delText>
        </w:r>
      </w:del>
    </w:p>
    <w:p w14:paraId="6BD14DEF" w14:textId="0B0B317E" w:rsidR="009D0C6E" w:rsidRPr="00896D2E" w:rsidDel="00CA34B1" w:rsidRDefault="009432A4" w:rsidP="007748AA">
      <w:pPr>
        <w:spacing w:after="240"/>
        <w:rPr>
          <w:del w:id="327" w:author="Rocha, Jonathan" w:date="2026-02-26T11:09:00Z" w16du:dateUtc="2026-02-26T17:09:00Z"/>
          <w:rFonts w:ascii="Times New Roman" w:hAnsi="Times New Roman" w:cs="Times New Roman"/>
          <w:sz w:val="20"/>
          <w:szCs w:val="20"/>
        </w:rPr>
      </w:pPr>
      <w:del w:id="328" w:author="Rocha, Jonathan" w:date="2026-02-26T11:09:00Z" w16du:dateUtc="2026-02-26T17:09:00Z">
        <w:r w:rsidRPr="783F2D85" w:rsidDel="00CA34B1">
          <w:rPr>
            <w:rFonts w:ascii="Times New Roman" w:hAnsi="Times New Roman" w:cs="Times New Roman"/>
            <w:sz w:val="20"/>
            <w:szCs w:val="20"/>
          </w:rPr>
          <w:delText>Ergun and Sefer (2025) introduced FinSentiment, a comprehensive transfer-learning framework that creates finance-specific versions of multiple pretrained models, including Fin-BERT, Fin-XLNet, Fin-RoBERTa, Fin-GPT, Fin-Llama, and Fin-T5. Their experiments across three financial sentiment datasets showed that models pretrained on financial texts consistently outperform their general-domain equivalents. RoBERTa, pretrained on financial content, demonstrated remarkable performance and robustness, achieving state-of-the-art results even when fine-tuned on as few as 250 labeled samples. This finding indicates that transfer learning techniques provide effective solutions for financial sentiment analysis, especially in data-limited scenarios.</w:delText>
        </w:r>
      </w:del>
    </w:p>
    <w:p w14:paraId="57A7AF93" w14:textId="23CC4F7D" w:rsidR="009D0C6E" w:rsidRPr="00896D2E" w:rsidDel="00CA34B1" w:rsidRDefault="00BC2661" w:rsidP="007748AA">
      <w:pPr>
        <w:spacing w:after="319"/>
        <w:rPr>
          <w:del w:id="329" w:author="Rocha, Jonathan" w:date="2026-02-26T11:09:00Z" w16du:dateUtc="2026-02-26T17:09:00Z"/>
          <w:rFonts w:ascii="Times New Roman" w:hAnsi="Times New Roman" w:cs="Times New Roman"/>
          <w:sz w:val="20"/>
          <w:szCs w:val="20"/>
        </w:rPr>
      </w:pPr>
      <w:del w:id="330" w:author="Rocha, Jonathan" w:date="2026-02-26T11:09:00Z" w16du:dateUtc="2026-02-26T17:09:00Z">
        <w:r w:rsidRPr="783F2D85" w:rsidDel="00CA34B1">
          <w:rPr>
            <w:rFonts w:ascii="Times New Roman" w:hAnsi="Times New Roman" w:cs="Times New Roman"/>
            <w:b/>
            <w:bCs/>
            <w:sz w:val="20"/>
            <w:szCs w:val="20"/>
          </w:rPr>
          <w:delText>2.1.4 Domain-Specific Fine-Tuning Approaches</w:delText>
        </w:r>
      </w:del>
    </w:p>
    <w:p w14:paraId="5B7C5F9F" w14:textId="44B4B8F7" w:rsidR="009432A4" w:rsidRPr="00896D2E" w:rsidDel="00CA34B1" w:rsidRDefault="009432A4" w:rsidP="007748AA">
      <w:pPr>
        <w:spacing w:after="240"/>
        <w:rPr>
          <w:del w:id="331" w:author="Rocha, Jonathan" w:date="2026-02-26T11:09:00Z" w16du:dateUtc="2026-02-26T17:09:00Z"/>
          <w:rFonts w:ascii="Times New Roman" w:hAnsi="Times New Roman" w:cs="Times New Roman"/>
          <w:sz w:val="20"/>
          <w:szCs w:val="20"/>
        </w:rPr>
      </w:pPr>
      <w:del w:id="332" w:author="Rocha, Jonathan" w:date="2026-02-26T11:09:00Z" w16du:dateUtc="2026-02-26T17:09:00Z">
        <w:r w:rsidRPr="783F2D85" w:rsidDel="00CA34B1">
          <w:rPr>
            <w:rFonts w:ascii="Times New Roman" w:hAnsi="Times New Roman" w:cs="Times New Roman"/>
            <w:sz w:val="20"/>
            <w:szCs w:val="20"/>
          </w:rPr>
          <w:delText>Beyond architectur</w:delText>
        </w:r>
        <w:r w:rsidR="003D60C6" w:rsidRPr="783F2D85" w:rsidDel="00CA34B1">
          <w:rPr>
            <w:rFonts w:ascii="Times New Roman" w:hAnsi="Times New Roman" w:cs="Times New Roman"/>
            <w:sz w:val="20"/>
            <w:szCs w:val="20"/>
          </w:rPr>
          <w:delText>al</w:delText>
        </w:r>
        <w:r w:rsidRPr="783F2D85" w:rsidDel="00CA34B1">
          <w:rPr>
            <w:rFonts w:ascii="Times New Roman" w:hAnsi="Times New Roman" w:cs="Times New Roman"/>
            <w:sz w:val="20"/>
            <w:szCs w:val="20"/>
          </w:rPr>
          <w:delText xml:space="preserve"> choice</w:delText>
        </w:r>
        <w:r w:rsidR="003D60C6" w:rsidRPr="783F2D85" w:rsidDel="00CA34B1">
          <w:rPr>
            <w:rFonts w:ascii="Times New Roman" w:hAnsi="Times New Roman" w:cs="Times New Roman"/>
            <w:sz w:val="20"/>
            <w:szCs w:val="20"/>
          </w:rPr>
          <w:delText>s</w:delText>
        </w:r>
        <w:r w:rsidRPr="783F2D85" w:rsidDel="00CA34B1">
          <w:rPr>
            <w:rFonts w:ascii="Times New Roman" w:hAnsi="Times New Roman" w:cs="Times New Roman"/>
            <w:sz w:val="20"/>
            <w:szCs w:val="20"/>
          </w:rPr>
          <w:delText xml:space="preserve">, recent research has examined how the </w:delText>
        </w:r>
        <w:r w:rsidR="003D60C6" w:rsidRPr="783F2D85" w:rsidDel="00CA34B1">
          <w:rPr>
            <w:rFonts w:ascii="Times New Roman" w:hAnsi="Times New Roman" w:cs="Times New Roman"/>
            <w:sz w:val="20"/>
            <w:szCs w:val="20"/>
          </w:rPr>
          <w:delText>composition</w:delText>
        </w:r>
        <w:r w:rsidRPr="783F2D85" w:rsidDel="00CA34B1">
          <w:rPr>
            <w:rFonts w:ascii="Times New Roman" w:hAnsi="Times New Roman" w:cs="Times New Roman"/>
            <w:sz w:val="20"/>
            <w:szCs w:val="20"/>
          </w:rPr>
          <w:delText xml:space="preserve"> of the pre-training corpus and feature engineering </w:delText>
        </w:r>
        <w:r w:rsidR="003D60C6" w:rsidRPr="783F2D85" w:rsidDel="00CA34B1">
          <w:rPr>
            <w:rFonts w:ascii="Times New Roman" w:hAnsi="Times New Roman" w:cs="Times New Roman"/>
            <w:sz w:val="20"/>
            <w:szCs w:val="20"/>
          </w:rPr>
          <w:delText>affe</w:delText>
        </w:r>
        <w:r w:rsidRPr="783F2D85" w:rsidDel="00CA34B1">
          <w:rPr>
            <w:rFonts w:ascii="Times New Roman" w:hAnsi="Times New Roman" w:cs="Times New Roman"/>
            <w:sz w:val="20"/>
            <w:szCs w:val="20"/>
          </w:rPr>
          <w:delText xml:space="preserve">ct model performance. Delgadillo et al. (2024) created FinSoSent, a domain-specific language model pretrained on 49 million words from the Thomas Reuters Corpus of financial news articles. Through over 860 experiments with different learning rates, epochs, and batch sizes, they discovered that choosing the right hyperparameter setup is as important as domain-specific pre-training for reaching optimal performance. While FinSoSent outperformed baseline models, including Amazon Comprehend, GPT-3.5-Turbo, IBM Watson, SentiStrength, and VADER, the performance differences were small, with accuracy in the 50-60% range across the datasets tested. Ensemble methods using majority voting provided modest additional improvements, highlighting the challenge of sentiment analysis even with domain-specific strategies. </w:delText>
        </w:r>
      </w:del>
    </w:p>
    <w:p w14:paraId="714491BC" w14:textId="0BB41135" w:rsidR="009432A4" w:rsidRPr="00896D2E" w:rsidDel="00CA34B1" w:rsidRDefault="009432A4" w:rsidP="007748AA">
      <w:pPr>
        <w:spacing w:after="240"/>
        <w:rPr>
          <w:del w:id="333" w:author="Rocha, Jonathan" w:date="2026-02-26T11:09:00Z" w16du:dateUtc="2026-02-26T17:09:00Z"/>
          <w:rFonts w:ascii="Times New Roman" w:hAnsi="Times New Roman" w:cs="Times New Roman"/>
          <w:sz w:val="20"/>
          <w:szCs w:val="20"/>
        </w:rPr>
      </w:pPr>
      <w:del w:id="334" w:author="Rocha, Jonathan" w:date="2026-02-26T11:09:00Z" w16du:dateUtc="2026-02-26T17:09:00Z">
        <w:r w:rsidRPr="783F2D85" w:rsidDel="00CA34B1">
          <w:rPr>
            <w:rFonts w:ascii="Times New Roman" w:hAnsi="Times New Roman" w:cs="Times New Roman"/>
            <w:sz w:val="20"/>
            <w:szCs w:val="20"/>
          </w:rPr>
          <w:delText xml:space="preserve">Cicekyurt and Bakal (2025) investigated BERT-based knowledge transfer to improve sentiment analysis of stock market tweets. Their method used pre-trained BERT representations and applied targeted fine-tuning on Twitter-specific financial language, addressing social media features such as abbreviations, hashtags, and informal speech. The study showed that transferring knowledge from general-domain BERT to finance-specific Twitter data </w:delText>
        </w:r>
        <w:r w:rsidR="003D60C6" w:rsidRPr="783F2D85" w:rsidDel="00CA34B1">
          <w:rPr>
            <w:rFonts w:ascii="Times New Roman" w:hAnsi="Times New Roman" w:cs="Times New Roman"/>
            <w:sz w:val="20"/>
            <w:szCs w:val="20"/>
          </w:rPr>
          <w:delText>yields</w:delText>
        </w:r>
        <w:r w:rsidRPr="783F2D85" w:rsidDel="00CA34B1">
          <w:rPr>
            <w:rFonts w:ascii="Times New Roman" w:hAnsi="Times New Roman" w:cs="Times New Roman"/>
            <w:sz w:val="20"/>
            <w:szCs w:val="20"/>
          </w:rPr>
          <w:delText xml:space="preserve"> significant performance gains over training from scratch, especially when labeled data </w:delText>
        </w:r>
        <w:r w:rsidR="003D60C6" w:rsidRPr="783F2D85" w:rsidDel="00CA34B1">
          <w:rPr>
            <w:rFonts w:ascii="Times New Roman" w:hAnsi="Times New Roman" w:cs="Times New Roman"/>
            <w:sz w:val="20"/>
            <w:szCs w:val="20"/>
          </w:rPr>
          <w:delText>are</w:delText>
        </w:r>
        <w:r w:rsidRPr="783F2D85" w:rsidDel="00CA34B1">
          <w:rPr>
            <w:rFonts w:ascii="Times New Roman" w:hAnsi="Times New Roman" w:cs="Times New Roman"/>
            <w:sz w:val="20"/>
            <w:szCs w:val="20"/>
          </w:rPr>
          <w:delText xml:space="preserve"> scarce. Their results underscore the value of transfer learning for sentiment analysis of noisy, informal financial text. </w:delText>
        </w:r>
      </w:del>
    </w:p>
    <w:p w14:paraId="5126E4C4" w14:textId="3BC9DDA7" w:rsidR="009432A4" w:rsidRPr="00896D2E" w:rsidDel="00CA34B1" w:rsidRDefault="009432A4" w:rsidP="007748AA">
      <w:pPr>
        <w:spacing w:after="240"/>
        <w:rPr>
          <w:del w:id="335" w:author="Rocha, Jonathan" w:date="2026-02-26T11:09:00Z" w16du:dateUtc="2026-02-26T17:09:00Z"/>
          <w:rFonts w:ascii="Times New Roman" w:hAnsi="Times New Roman" w:cs="Times New Roman"/>
          <w:sz w:val="20"/>
          <w:szCs w:val="20"/>
        </w:rPr>
      </w:pPr>
      <w:del w:id="336" w:author="Rocha, Jonathan" w:date="2026-02-26T11:09:00Z" w16du:dateUtc="2026-02-26T17:09:00Z">
        <w:r w:rsidRPr="783F2D85" w:rsidDel="00CA34B1">
          <w:rPr>
            <w:rFonts w:ascii="Times New Roman" w:hAnsi="Times New Roman" w:cs="Times New Roman"/>
            <w:sz w:val="20"/>
            <w:szCs w:val="20"/>
          </w:rPr>
          <w:delText xml:space="preserve">Sun et al. (2025) tackled ongoing issues in recognizing neutral sentiment with EnhancedFinSentiBERT, a three-branch architecture that combines financial-domain pre-training, dictionary knowledge embedding, and neutral feature extraction. The dictionary knowledge component uses dynamic weight adjustment based on word performance in financial contexts and provides a multidimensional sentiment representation that captures not only polarity but also intensity and market impact. The neutral feature extractor employs multi-head attention to identify subtle differences between neutral and sentiment-laden expressions. In tests against BERT-base, XLNet, GPT-4, Llama 2, FinBERT, and BloombergGPT, EnhancedFinSentiBERT achieved F1 scores of 87.0% on Financial PhraseBank, 88.0% on FiQA, and 97.6% on Headline datasets. On consensus-labeled subsets, F1 scores reached 98.0%, showing the model performs very well when annotator agreement is high. Ablation studies indicated that dictionary knowledge embedding and neutral feature extraction are the most significant contributors to improved performance, demonstrating that architectural innovations beyond just scaling models remain vital for financial sentiment analysis. </w:delText>
        </w:r>
      </w:del>
    </w:p>
    <w:p w14:paraId="7B301627" w14:textId="19046864" w:rsidR="009D0C6E" w:rsidRPr="00896D2E" w:rsidDel="00CA34B1" w:rsidRDefault="009432A4" w:rsidP="007748AA">
      <w:pPr>
        <w:spacing w:after="240"/>
        <w:rPr>
          <w:del w:id="337" w:author="Rocha, Jonathan" w:date="2026-02-26T11:09:00Z" w16du:dateUtc="2026-02-26T17:09:00Z"/>
          <w:rFonts w:ascii="Times New Roman" w:hAnsi="Times New Roman" w:cs="Times New Roman"/>
          <w:sz w:val="20"/>
          <w:szCs w:val="20"/>
        </w:rPr>
      </w:pPr>
      <w:del w:id="338" w:author="Rocha, Jonathan" w:date="2026-02-26T11:09:00Z" w16du:dateUtc="2026-02-26T17:09:00Z">
        <w:r w:rsidRPr="783F2D85" w:rsidDel="00CA34B1">
          <w:rPr>
            <w:rFonts w:ascii="Times New Roman" w:hAnsi="Times New Roman" w:cs="Times New Roman"/>
            <w:sz w:val="20"/>
            <w:szCs w:val="20"/>
          </w:rPr>
          <w:delText>Recent synthesis work confirms these model-level findings while stressing the importance of thorough evaluation. Todd et al. (2024) and Ehsan et al. (2025) point out common issues in financial sentiment studies, including inconsistent benchmark design, limited comparability across datasets, and a lack of reporting on deployment trade-offs. Supporting evidence from crypto-focused modeling by Moradi-Kamali et al. (2025) and exchange-rate forecasting by Gu and Song (2026) suggests that contextualized, finance-specific language modeling continues to enhance directional signal quality, but improvements are sensitive to task framing and how the data is validated over time.</w:delText>
        </w:r>
      </w:del>
    </w:p>
    <w:p w14:paraId="7ECEDF82" w14:textId="0CEDB176" w:rsidR="009D0C6E" w:rsidRPr="00896D2E" w:rsidDel="00CA34B1" w:rsidRDefault="00BC2661" w:rsidP="007748AA">
      <w:pPr>
        <w:spacing w:after="287"/>
        <w:rPr>
          <w:del w:id="339" w:author="Rocha, Jonathan" w:date="2026-02-26T11:09:00Z" w16du:dateUtc="2026-02-26T17:09:00Z"/>
          <w:rFonts w:ascii="Times New Roman" w:hAnsi="Times New Roman" w:cs="Times New Roman"/>
          <w:sz w:val="20"/>
          <w:szCs w:val="20"/>
        </w:rPr>
      </w:pPr>
      <w:del w:id="340" w:author="Rocha, Jonathan" w:date="2026-02-26T11:09:00Z" w16du:dateUtc="2026-02-26T17:09:00Z">
        <w:r w:rsidRPr="783F2D85" w:rsidDel="00CA34B1">
          <w:rPr>
            <w:rFonts w:ascii="Times New Roman" w:hAnsi="Times New Roman" w:cs="Times New Roman"/>
            <w:b/>
            <w:bCs/>
            <w:sz w:val="20"/>
            <w:szCs w:val="20"/>
          </w:rPr>
          <w:delText>2.2 Financial Sentiment and Market Prediction</w:delText>
        </w:r>
      </w:del>
    </w:p>
    <w:p w14:paraId="2409B74B" w14:textId="2895194C" w:rsidR="009432A4" w:rsidRPr="00896D2E" w:rsidDel="00CA34B1" w:rsidRDefault="009432A4" w:rsidP="007748AA">
      <w:pPr>
        <w:spacing w:after="319"/>
        <w:rPr>
          <w:del w:id="341" w:author="Rocha, Jonathan" w:date="2026-02-26T11:09:00Z" w16du:dateUtc="2026-02-26T17:09:00Z"/>
          <w:rFonts w:ascii="Times New Roman" w:hAnsi="Times New Roman" w:cs="Times New Roman"/>
          <w:sz w:val="20"/>
          <w:szCs w:val="20"/>
        </w:rPr>
      </w:pPr>
      <w:del w:id="342" w:author="Rocha, Jonathan" w:date="2026-02-26T11:09:00Z" w16du:dateUtc="2026-02-26T17:09:00Z">
        <w:r w:rsidRPr="783F2D85" w:rsidDel="00CA34B1">
          <w:rPr>
            <w:rFonts w:ascii="Times New Roman" w:hAnsi="Times New Roman" w:cs="Times New Roman"/>
            <w:sz w:val="20"/>
            <w:szCs w:val="20"/>
          </w:rPr>
          <w:delText xml:space="preserve">Market sentiment has long been seen as a key factor influencing asset prices, going beyond the limits of rational expectations models of price formation. This section explores the theoretical basis of investor sentiment, empirical evidence linking sentiment to market returns, and recent progress in computational sentiment analysis that allows for real-time predictions across both traditional and digital asset classes. </w:delText>
        </w:r>
      </w:del>
    </w:p>
    <w:p w14:paraId="73F15711" w14:textId="22AB2105" w:rsidR="009D0C6E" w:rsidRPr="00896D2E" w:rsidDel="00CA34B1" w:rsidRDefault="00BC2661" w:rsidP="007748AA">
      <w:pPr>
        <w:spacing w:after="319"/>
        <w:rPr>
          <w:del w:id="343" w:author="Rocha, Jonathan" w:date="2026-02-26T11:09:00Z" w16du:dateUtc="2026-02-26T17:09:00Z"/>
          <w:rFonts w:ascii="Times New Roman" w:hAnsi="Times New Roman" w:cs="Times New Roman"/>
          <w:sz w:val="20"/>
          <w:szCs w:val="20"/>
        </w:rPr>
      </w:pPr>
      <w:del w:id="344" w:author="Rocha, Jonathan" w:date="2026-02-26T11:09:00Z" w16du:dateUtc="2026-02-26T17:09:00Z">
        <w:r w:rsidRPr="783F2D85" w:rsidDel="00CA34B1">
          <w:rPr>
            <w:rFonts w:ascii="Times New Roman" w:hAnsi="Times New Roman" w:cs="Times New Roman"/>
            <w:b/>
            <w:bCs/>
            <w:sz w:val="20"/>
            <w:szCs w:val="20"/>
          </w:rPr>
          <w:delText>2.2.1 Foundational Work on Investor Sentiment</w:delText>
        </w:r>
      </w:del>
    </w:p>
    <w:p w14:paraId="252EE315" w14:textId="222A80D8" w:rsidR="009432A4" w:rsidRPr="00896D2E" w:rsidDel="00CA34B1" w:rsidRDefault="009432A4" w:rsidP="007748AA">
      <w:pPr>
        <w:spacing w:after="240"/>
        <w:rPr>
          <w:del w:id="345" w:author="Rocha, Jonathan" w:date="2026-02-26T11:09:00Z" w16du:dateUtc="2026-02-26T17:09:00Z"/>
          <w:rFonts w:ascii="Times New Roman" w:hAnsi="Times New Roman" w:cs="Times New Roman"/>
          <w:sz w:val="20"/>
          <w:szCs w:val="20"/>
        </w:rPr>
      </w:pPr>
      <w:del w:id="346" w:author="Rocha, Jonathan" w:date="2026-02-26T11:09:00Z" w16du:dateUtc="2026-02-26T17:09:00Z">
        <w:r w:rsidRPr="783F2D85" w:rsidDel="00CA34B1">
          <w:rPr>
            <w:rFonts w:ascii="Times New Roman" w:hAnsi="Times New Roman" w:cs="Times New Roman"/>
            <w:sz w:val="20"/>
            <w:szCs w:val="20"/>
          </w:rPr>
          <w:delText>The theoretical roots of behavioral finance trace back to Keynes’ (1936/1973) idea of “animal spirits”—the spontaneous drive to action rather than inaction that motivates economic decisions beyond pure calculation. This insight anticipated decades of research showing that markets are not just information-processing systems but also spaces of collective psychology.</w:delText>
        </w:r>
      </w:del>
    </w:p>
    <w:p w14:paraId="5D0AE85E" w14:textId="03B87189" w:rsidR="009D0C6E" w:rsidRPr="00896D2E" w:rsidDel="00CA34B1" w:rsidRDefault="009432A4" w:rsidP="007748AA">
      <w:pPr>
        <w:spacing w:after="240"/>
        <w:rPr>
          <w:del w:id="347" w:author="Rocha, Jonathan" w:date="2026-02-26T11:09:00Z" w16du:dateUtc="2026-02-26T17:09:00Z"/>
          <w:rFonts w:ascii="Times New Roman" w:hAnsi="Times New Roman" w:cs="Times New Roman"/>
          <w:sz w:val="20"/>
          <w:szCs w:val="20"/>
        </w:rPr>
      </w:pPr>
      <w:del w:id="348" w:author="Rocha, Jonathan" w:date="2026-02-26T11:09:00Z" w16du:dateUtc="2026-02-26T17:09:00Z">
        <w:r w:rsidRPr="783F2D85" w:rsidDel="00CA34B1">
          <w:rPr>
            <w:rFonts w:ascii="Times New Roman" w:hAnsi="Times New Roman" w:cs="Times New Roman"/>
            <w:sz w:val="20"/>
            <w:szCs w:val="20"/>
          </w:rPr>
          <w:delText>Baker and Wurgler (2007) operationalized investor sentiment measurement with a composite index based on six market-based indicators: the closed-end fund discount, NYSE share turnover, the number of IPOs, the average first-day IPO return, the share of equity in new issues, and the dividend premium. Their key finding was that sentiment predicts cross-sectional stock returns, especially in stocks that are hard to arbitrage and difficult to value—small, new, high-volatility, unprofitable, non-dividend-paying, extreme-growth, and distressed stocks. The sentiment index shows a correlation of 0.43 with current market returns and has significant predictive power for future returns, particularly during sentiment extremes. Baker and Wurgler’s framework shows that sentiment is not just noise but a systematic factor that professional investors cannot completely eliminate because of limits on short selling and trading costs in affected securities</w:delText>
        </w:r>
        <w:r w:rsidR="00BC2661" w:rsidRPr="783F2D85" w:rsidDel="00CA34B1">
          <w:rPr>
            <w:rFonts w:ascii="Times New Roman" w:hAnsi="Times New Roman" w:cs="Times New Roman"/>
            <w:sz w:val="20"/>
            <w:szCs w:val="20"/>
          </w:rPr>
          <w:delText>.</w:delText>
        </w:r>
      </w:del>
    </w:p>
    <w:p w14:paraId="0681391D" w14:textId="48FAC3A6" w:rsidR="009D0C6E" w:rsidRPr="00896D2E" w:rsidDel="00CA34B1" w:rsidRDefault="00BC2661" w:rsidP="007748AA">
      <w:pPr>
        <w:spacing w:after="319"/>
        <w:rPr>
          <w:del w:id="349" w:author="Rocha, Jonathan" w:date="2026-02-26T11:09:00Z" w16du:dateUtc="2026-02-26T17:09:00Z"/>
          <w:rFonts w:ascii="Times New Roman" w:hAnsi="Times New Roman" w:cs="Times New Roman"/>
          <w:sz w:val="20"/>
          <w:szCs w:val="20"/>
        </w:rPr>
      </w:pPr>
      <w:del w:id="350" w:author="Rocha, Jonathan" w:date="2026-02-26T11:09:00Z" w16du:dateUtc="2026-02-26T17:09:00Z">
        <w:r w:rsidRPr="783F2D85" w:rsidDel="00CA34B1">
          <w:rPr>
            <w:rFonts w:ascii="Times New Roman" w:hAnsi="Times New Roman" w:cs="Times New Roman"/>
            <w:b/>
            <w:bCs/>
            <w:sz w:val="20"/>
            <w:szCs w:val="20"/>
          </w:rPr>
          <w:delText>2.2.2 Social Media as Predictive Signal</w:delText>
        </w:r>
      </w:del>
    </w:p>
    <w:p w14:paraId="332B9039" w14:textId="41856D8C" w:rsidR="009432A4" w:rsidRPr="00896D2E" w:rsidDel="00CA34B1" w:rsidRDefault="009432A4" w:rsidP="007748AA">
      <w:pPr>
        <w:spacing w:after="240"/>
        <w:rPr>
          <w:del w:id="351" w:author="Rocha, Jonathan" w:date="2026-02-26T11:09:00Z" w16du:dateUtc="2026-02-26T17:09:00Z"/>
          <w:rFonts w:ascii="Times New Roman" w:hAnsi="Times New Roman" w:cs="Times New Roman"/>
          <w:sz w:val="20"/>
          <w:szCs w:val="20"/>
        </w:rPr>
      </w:pPr>
      <w:del w:id="352" w:author="Rocha, Jonathan" w:date="2026-02-26T11:09:00Z" w16du:dateUtc="2026-02-26T17:09:00Z">
        <w:r w:rsidRPr="783F2D85" w:rsidDel="00CA34B1">
          <w:rPr>
            <w:rFonts w:ascii="Times New Roman" w:hAnsi="Times New Roman" w:cs="Times New Roman"/>
            <w:sz w:val="20"/>
            <w:szCs w:val="20"/>
          </w:rPr>
          <w:delText>The rise of social media platforms created unprecedented opportunities for real-time, large-scale sentiment measurement. Bollen et al. (2011) conducted a foundational study using about 9.8 million tweets collected over ten months in 2008. Their methodology employed two sentiment tools: OpinionFinder for binary positive/negative classification and Google Profile of Mood States (GPOMS) for six-dimensional mood measurement (Calm, Alert, Sure, Vital, Kind, Happy). The key finding was that the “Calm” dimension showed Granger causality with DJIA movements at lags of 2-6 days. A Self-Organizing Fuzzy Neural Network (SOFNN) trained on historical DJIA and the Calm mood dimension achieved 86.7% directional accuracy in predicting DJIA closing values, a significant improvement over baseline models using only historical price data. This study established that aggregate social media mood contains forward-looking information about market movements.</w:delText>
        </w:r>
      </w:del>
    </w:p>
    <w:p w14:paraId="04827FE2" w14:textId="17618965" w:rsidR="009D0C6E" w:rsidRPr="00896D2E" w:rsidDel="00CA34B1" w:rsidRDefault="009432A4" w:rsidP="007748AA">
      <w:pPr>
        <w:spacing w:after="240"/>
        <w:rPr>
          <w:del w:id="353" w:author="Rocha, Jonathan" w:date="2026-02-26T11:09:00Z" w16du:dateUtc="2026-02-26T17:09:00Z"/>
          <w:rFonts w:ascii="Times New Roman" w:hAnsi="Times New Roman" w:cs="Times New Roman"/>
          <w:sz w:val="20"/>
          <w:szCs w:val="20"/>
        </w:rPr>
      </w:pPr>
      <w:del w:id="354" w:author="Rocha, Jonathan" w:date="2026-02-26T11:09:00Z" w16du:dateUtc="2026-02-26T17:09:00Z">
        <w:r w:rsidRPr="783F2D85" w:rsidDel="00CA34B1">
          <w:rPr>
            <w:rFonts w:ascii="Times New Roman" w:hAnsi="Times New Roman" w:cs="Times New Roman"/>
            <w:sz w:val="20"/>
            <w:szCs w:val="20"/>
          </w:rPr>
          <w:delText xml:space="preserve">Renault (2017) expanded social media sentiment research to intraday timeframes using StockTwits, a platform designed specifically for financial discussion. Analyzing S&amp;P 500 stock discussions, the study found that sentiment in the first half-hour predicts </w:delText>
        </w:r>
        <w:r w:rsidR="003D60C6" w:rsidRPr="783F2D85" w:rsidDel="00CA34B1">
          <w:rPr>
            <w:rFonts w:ascii="Times New Roman" w:hAnsi="Times New Roman" w:cs="Times New Roman"/>
            <w:sz w:val="20"/>
            <w:szCs w:val="20"/>
          </w:rPr>
          <w:delText>returns in</w:delText>
        </w:r>
        <w:r w:rsidRPr="783F2D85" w:rsidDel="00CA34B1">
          <w:rPr>
            <w:rFonts w:ascii="Times New Roman" w:hAnsi="Times New Roman" w:cs="Times New Roman"/>
            <w:sz w:val="20"/>
            <w:szCs w:val="20"/>
          </w:rPr>
          <w:delText xml:space="preserve"> </w:delText>
        </w:r>
        <w:r w:rsidR="003D60C6" w:rsidRPr="783F2D85" w:rsidDel="00CA34B1">
          <w:rPr>
            <w:rFonts w:ascii="Times New Roman" w:hAnsi="Times New Roman" w:cs="Times New Roman"/>
            <w:sz w:val="20"/>
            <w:szCs w:val="20"/>
          </w:rPr>
          <w:delText>the last half-hour</w:delText>
        </w:r>
        <w:r w:rsidRPr="783F2D85" w:rsidDel="00CA34B1">
          <w:rPr>
            <w:rFonts w:ascii="Times New Roman" w:hAnsi="Times New Roman" w:cs="Times New Roman"/>
            <w:sz w:val="20"/>
            <w:szCs w:val="20"/>
          </w:rPr>
          <w:delText xml:space="preserve"> on the same trading day, with accuracy ranging from 74% to 76%. Notably, traders labeled as novices drove this effect more strongly than expert-labeled traders, suggesting that StockTwits sentiment reflects retail investor psychology rather than institutional views. This finding is especially relevant for regime detection, as retail sentiment extremes often precede market turning points when institutional investors have not yet repositioned.</w:delText>
        </w:r>
      </w:del>
    </w:p>
    <w:p w14:paraId="1D70AE96" w14:textId="2BB60666" w:rsidR="009D0C6E" w:rsidRPr="00896D2E" w:rsidDel="00CA34B1" w:rsidRDefault="00BC2661" w:rsidP="007748AA">
      <w:pPr>
        <w:spacing w:after="319"/>
        <w:rPr>
          <w:del w:id="355" w:author="Rocha, Jonathan" w:date="2026-02-26T11:09:00Z" w16du:dateUtc="2026-02-26T17:09:00Z"/>
          <w:rFonts w:ascii="Times New Roman" w:hAnsi="Times New Roman" w:cs="Times New Roman"/>
          <w:sz w:val="20"/>
          <w:szCs w:val="20"/>
        </w:rPr>
      </w:pPr>
      <w:del w:id="356" w:author="Rocha, Jonathan" w:date="2026-02-26T11:09:00Z" w16du:dateUtc="2026-02-26T17:09:00Z">
        <w:r w:rsidRPr="783F2D85" w:rsidDel="00CA34B1">
          <w:rPr>
            <w:rFonts w:ascii="Times New Roman" w:hAnsi="Times New Roman" w:cs="Times New Roman"/>
            <w:b/>
            <w:bCs/>
            <w:sz w:val="20"/>
            <w:szCs w:val="20"/>
          </w:rPr>
          <w:delText>2.2.3 Cryptocurrency-Specific Sentiment Analysis</w:delText>
        </w:r>
      </w:del>
    </w:p>
    <w:p w14:paraId="5BB6CF62" w14:textId="4AA7AE18" w:rsidR="009432A4" w:rsidRPr="00896D2E" w:rsidDel="00CA34B1" w:rsidRDefault="009432A4" w:rsidP="007748AA">
      <w:pPr>
        <w:spacing w:after="240"/>
        <w:rPr>
          <w:del w:id="357" w:author="Rocha, Jonathan" w:date="2026-02-26T11:09:00Z" w16du:dateUtc="2026-02-26T17:09:00Z"/>
          <w:rFonts w:ascii="Times New Roman" w:hAnsi="Times New Roman" w:cs="Times New Roman"/>
          <w:sz w:val="20"/>
          <w:szCs w:val="20"/>
        </w:rPr>
      </w:pPr>
      <w:del w:id="358" w:author="Rocha, Jonathan" w:date="2026-02-26T11:09:00Z" w16du:dateUtc="2026-02-26T17:09:00Z">
        <w:r w:rsidRPr="783F2D85" w:rsidDel="00CA34B1">
          <w:rPr>
            <w:rFonts w:ascii="Times New Roman" w:hAnsi="Times New Roman" w:cs="Times New Roman"/>
            <w:sz w:val="20"/>
            <w:szCs w:val="20"/>
          </w:rPr>
          <w:delText>Cryptocurrency markets, characterized by 24/7 trading, high retail participation, and a strong social media presence, offer a natural environment for sentiment- based prediction research. The asset class's sensitivity to narratives and community dynamics makes it especially well-suited to sentiment analysis.</w:delText>
        </w:r>
      </w:del>
    </w:p>
    <w:p w14:paraId="0F3ED818" w14:textId="3958F9DE" w:rsidR="009432A4" w:rsidRPr="00896D2E" w:rsidDel="00CA34B1" w:rsidRDefault="009432A4" w:rsidP="007748AA">
      <w:pPr>
        <w:spacing w:after="240"/>
        <w:rPr>
          <w:del w:id="359" w:author="Rocha, Jonathan" w:date="2026-02-26T11:09:00Z" w16du:dateUtc="2026-02-26T17:09:00Z"/>
          <w:rFonts w:ascii="Times New Roman" w:hAnsi="Times New Roman" w:cs="Times New Roman"/>
          <w:sz w:val="20"/>
          <w:szCs w:val="20"/>
        </w:rPr>
      </w:pPr>
      <w:del w:id="360" w:author="Rocha, Jonathan" w:date="2026-02-26T11:09:00Z" w16du:dateUtc="2026-02-26T17:09:00Z">
        <w:r w:rsidRPr="783F2D85" w:rsidDel="00CA34B1">
          <w:rPr>
            <w:rFonts w:ascii="Times New Roman" w:hAnsi="Times New Roman" w:cs="Times New Roman"/>
            <w:sz w:val="20"/>
            <w:szCs w:val="20"/>
          </w:rPr>
          <w:delText>Kraaijeveld and De Smedt (2020) explored the predictive power of Twitter sentiment for nine major cryptocurrencies: Bitcoin, Bitcoin Cash, EOS, Ethereum, IOTA, Litecoin, NEO, Ripple, and Tron. Using a labeled dataset and machine learning classifiers, they discovered significant predictive relationships for Bitcoin, Bitcoin Cash, and Litecoin with lead times of 1-4 days. Their study also found that 1-14% of tweets in their dataset came from bot accounts, highlighting data quality issues specific to crypto sentiment analysis. Granger causality tests indicated that social media sentiment provides information not fully reflected in prices, supporting its use as a leading indicator.</w:delText>
        </w:r>
      </w:del>
    </w:p>
    <w:p w14:paraId="78F4BD00" w14:textId="522A26E4" w:rsidR="009432A4" w:rsidRPr="00896D2E" w:rsidDel="00CA34B1" w:rsidRDefault="009432A4" w:rsidP="007748AA">
      <w:pPr>
        <w:spacing w:after="240"/>
        <w:rPr>
          <w:del w:id="361" w:author="Rocha, Jonathan" w:date="2026-02-26T11:09:00Z" w16du:dateUtc="2026-02-26T17:09:00Z"/>
          <w:rFonts w:ascii="Times New Roman" w:hAnsi="Times New Roman" w:cs="Times New Roman"/>
          <w:sz w:val="20"/>
          <w:szCs w:val="20"/>
        </w:rPr>
      </w:pPr>
      <w:del w:id="362" w:author="Rocha, Jonathan" w:date="2026-02-26T11:09:00Z" w16du:dateUtc="2026-02-26T17:09:00Z">
        <w:r w:rsidRPr="783F2D85" w:rsidDel="00CA34B1">
          <w:rPr>
            <w:rFonts w:ascii="Times New Roman" w:hAnsi="Times New Roman" w:cs="Times New Roman"/>
            <w:sz w:val="20"/>
            <w:szCs w:val="20"/>
          </w:rPr>
          <w:delText>Roumeliotis et al. (2024) conducted a detailed comparison of language models for cryptocurrency sentiment analysis, providing key benchmark data to help select models. Their evaluation showed: Fine-tuned GPT-4 achieved 86.7% accuracy, followed by FinBERT at 84.3%, BERT at 83.3%, and zero-shot GPT-4 at 82.9%.</w:delText>
        </w:r>
      </w:del>
    </w:p>
    <w:p w14:paraId="60039040" w14:textId="7126B9B9" w:rsidR="009432A4" w:rsidRPr="00896D2E" w:rsidDel="00CA34B1" w:rsidRDefault="009432A4" w:rsidP="007748AA">
      <w:pPr>
        <w:spacing w:after="240"/>
        <w:rPr>
          <w:del w:id="363" w:author="Rocha, Jonathan" w:date="2026-02-26T11:09:00Z" w16du:dateUtc="2026-02-26T17:09:00Z"/>
          <w:rFonts w:ascii="Times New Roman" w:hAnsi="Times New Roman" w:cs="Times New Roman"/>
          <w:sz w:val="20"/>
          <w:szCs w:val="20"/>
        </w:rPr>
      </w:pPr>
      <w:del w:id="364" w:author="Rocha, Jonathan" w:date="2026-02-26T11:09:00Z" w16du:dateUtc="2026-02-26T17:09:00Z">
        <w:r w:rsidRPr="783F2D85" w:rsidDel="00CA34B1">
          <w:rPr>
            <w:rFonts w:ascii="Times New Roman" w:hAnsi="Times New Roman" w:cs="Times New Roman"/>
            <w:sz w:val="20"/>
            <w:szCs w:val="20"/>
          </w:rPr>
          <w:delText>These findings demonstrate that domain-specific fine-tuning (FinBERT) achieves near-parity with state-of-the-art large language models at a much lower computational cost. The slight gain from GPT-4 fine-tuning (2.2 percentage points over FinBERT) must be balanced against increased inference costs and latency, which are important factors for real-time regime detection systems.</w:delText>
        </w:r>
      </w:del>
    </w:p>
    <w:p w14:paraId="03C1CCA2" w14:textId="72756F26" w:rsidR="009432A4" w:rsidRPr="00896D2E" w:rsidDel="00CA34B1" w:rsidRDefault="009432A4" w:rsidP="007748AA">
      <w:pPr>
        <w:spacing w:after="240"/>
        <w:rPr>
          <w:del w:id="365" w:author="Rocha, Jonathan" w:date="2026-02-26T11:09:00Z" w16du:dateUtc="2026-02-26T17:09:00Z"/>
          <w:rFonts w:ascii="Times New Roman" w:hAnsi="Times New Roman" w:cs="Times New Roman"/>
          <w:sz w:val="20"/>
          <w:szCs w:val="20"/>
        </w:rPr>
      </w:pPr>
      <w:del w:id="366" w:author="Rocha, Jonathan" w:date="2026-02-26T11:09:00Z" w16du:dateUtc="2026-02-26T17:09:00Z">
        <w:r w:rsidRPr="783F2D85" w:rsidDel="00CA34B1">
          <w:rPr>
            <w:rFonts w:ascii="Times New Roman" w:hAnsi="Times New Roman" w:cs="Times New Roman"/>
            <w:sz w:val="20"/>
            <w:szCs w:val="20"/>
          </w:rPr>
          <w:delText>Raheman et al. (2022) tested 21 machine learning models for social media sentiment-based cryptocurrency prediction, noting that the best model achieved a correlation of 0.57 between predicted and actual returns after fine-tuning. Their analysis showed that interpretable models (gradient boosting, random forests) often outperformed black-box deep learning methods, with peak predictive power at a 2-day lag. This supports the use of ensemble methods that combine interpretable and neural components for robust sentiment-based forecasting.</w:delText>
        </w:r>
      </w:del>
    </w:p>
    <w:p w14:paraId="68F4DE57" w14:textId="155D2D8C" w:rsidR="009D0C6E" w:rsidRPr="00896D2E" w:rsidDel="00CA34B1" w:rsidRDefault="009432A4" w:rsidP="007748AA">
      <w:pPr>
        <w:spacing w:after="240"/>
        <w:rPr>
          <w:del w:id="367" w:author="Rocha, Jonathan" w:date="2026-02-26T11:09:00Z" w16du:dateUtc="2026-02-26T17:09:00Z"/>
          <w:rFonts w:ascii="Times New Roman" w:hAnsi="Times New Roman" w:cs="Times New Roman"/>
          <w:sz w:val="20"/>
          <w:szCs w:val="20"/>
        </w:rPr>
      </w:pPr>
      <w:del w:id="368" w:author="Rocha, Jonathan" w:date="2026-02-26T11:09:00Z" w16du:dateUtc="2026-02-26T17:09:00Z">
        <w:r w:rsidRPr="783F2D85" w:rsidDel="00CA34B1">
          <w:rPr>
            <w:rFonts w:ascii="Times New Roman" w:hAnsi="Times New Roman" w:cs="Times New Roman"/>
            <w:sz w:val="20"/>
            <w:szCs w:val="20"/>
          </w:rPr>
          <w:delText xml:space="preserve">Trushkovskyi (2025) assessed the economic impact of social media sentiment on cryptocurrency returns, finding that a one-unit </w:delText>
        </w:r>
        <w:r w:rsidR="00197414" w:rsidRPr="783F2D85" w:rsidDel="00CA34B1">
          <w:rPr>
            <w:rFonts w:ascii="Times New Roman" w:hAnsi="Times New Roman" w:cs="Times New Roman"/>
            <w:sz w:val="20"/>
            <w:szCs w:val="20"/>
          </w:rPr>
          <w:delText>increa</w:delText>
        </w:r>
        <w:r w:rsidRPr="783F2D85" w:rsidDel="00CA34B1">
          <w:rPr>
            <w:rFonts w:ascii="Times New Roman" w:hAnsi="Times New Roman" w:cs="Times New Roman"/>
            <w:sz w:val="20"/>
            <w:szCs w:val="20"/>
          </w:rPr>
          <w:delText xml:space="preserve">se in sentiment score </w:delText>
        </w:r>
        <w:r w:rsidR="003D60C6" w:rsidRPr="783F2D85" w:rsidDel="00CA34B1">
          <w:rPr>
            <w:rFonts w:ascii="Times New Roman" w:hAnsi="Times New Roman" w:cs="Times New Roman"/>
            <w:sz w:val="20"/>
            <w:szCs w:val="20"/>
          </w:rPr>
          <w:delText>i</w:delText>
        </w:r>
        <w:r w:rsidRPr="783F2D85" w:rsidDel="00CA34B1">
          <w:rPr>
            <w:rFonts w:ascii="Times New Roman" w:hAnsi="Times New Roman" w:cs="Times New Roman"/>
            <w:sz w:val="20"/>
            <w:szCs w:val="20"/>
          </w:rPr>
          <w:delText xml:space="preserve">s </w:delText>
        </w:r>
        <w:r w:rsidR="003D60C6" w:rsidRPr="783F2D85" w:rsidDel="00CA34B1">
          <w:rPr>
            <w:rFonts w:ascii="Times New Roman" w:hAnsi="Times New Roman" w:cs="Times New Roman"/>
            <w:sz w:val="20"/>
            <w:szCs w:val="20"/>
          </w:rPr>
          <w:delText>associated with</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 xml:space="preserve">a </w:delText>
        </w:r>
        <w:r w:rsidRPr="783F2D85" w:rsidDel="00CA34B1">
          <w:rPr>
            <w:rFonts w:ascii="Times New Roman" w:hAnsi="Times New Roman" w:cs="Times New Roman"/>
            <w:sz w:val="20"/>
            <w:szCs w:val="20"/>
          </w:rPr>
          <w:delText>24</w:delText>
        </w:r>
        <w:r w:rsidR="00197414"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25% </w:delText>
        </w:r>
        <w:r w:rsidR="00197414" w:rsidRPr="783F2D85" w:rsidDel="00CA34B1">
          <w:rPr>
            <w:rFonts w:ascii="Times New Roman" w:hAnsi="Times New Roman" w:cs="Times New Roman"/>
            <w:sz w:val="20"/>
            <w:szCs w:val="20"/>
          </w:rPr>
          <w:delText>increase</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in</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next-</w:delText>
        </w:r>
        <w:r w:rsidRPr="783F2D85" w:rsidDel="00CA34B1">
          <w:rPr>
            <w:rFonts w:ascii="Times New Roman" w:hAnsi="Times New Roman" w:cs="Times New Roman"/>
            <w:sz w:val="20"/>
            <w:szCs w:val="20"/>
          </w:rPr>
          <w:delText>day returns. XGBoost models outperformed linear models, and Granger causality tests confirmed bidirectional relationships between sentiment and returns. The study's focus on practical trading applications—showing that sentiment signals persist after transaction costs—provides validation for sentiment-based regime detection approaches.</w:delText>
        </w:r>
      </w:del>
    </w:p>
    <w:p w14:paraId="15029FB3" w14:textId="1B8DC8C4" w:rsidR="009D0C6E" w:rsidRPr="00896D2E" w:rsidDel="00CA34B1" w:rsidRDefault="00BC2661" w:rsidP="007748AA">
      <w:pPr>
        <w:spacing w:after="319"/>
        <w:rPr>
          <w:del w:id="369" w:author="Rocha, Jonathan" w:date="2026-02-26T11:09:00Z" w16du:dateUtc="2026-02-26T17:09:00Z"/>
          <w:rFonts w:ascii="Times New Roman" w:hAnsi="Times New Roman" w:cs="Times New Roman"/>
          <w:sz w:val="20"/>
          <w:szCs w:val="20"/>
        </w:rPr>
      </w:pPr>
      <w:del w:id="370" w:author="Rocha, Jonathan" w:date="2026-02-26T11:09:00Z" w16du:dateUtc="2026-02-26T17:09:00Z">
        <w:r w:rsidRPr="783F2D85" w:rsidDel="00CA34B1">
          <w:rPr>
            <w:rFonts w:ascii="Times New Roman" w:hAnsi="Times New Roman" w:cs="Times New Roman"/>
            <w:b/>
            <w:bCs/>
            <w:sz w:val="20"/>
            <w:szCs w:val="20"/>
          </w:rPr>
          <w:delText>2.2.4 Lead Time Evidence Synthesis</w:delText>
        </w:r>
      </w:del>
    </w:p>
    <w:p w14:paraId="20B565AE" w14:textId="4373A493" w:rsidR="009D0C6E" w:rsidRPr="00896D2E" w:rsidDel="00CA34B1" w:rsidRDefault="00BC2661" w:rsidP="007748AA">
      <w:pPr>
        <w:spacing w:after="240"/>
        <w:rPr>
          <w:del w:id="371" w:author="Rocha, Jonathan" w:date="2026-02-26T11:09:00Z" w16du:dateUtc="2026-02-26T17:09:00Z"/>
          <w:rFonts w:ascii="Times New Roman" w:hAnsi="Times New Roman" w:cs="Times New Roman"/>
          <w:sz w:val="20"/>
          <w:szCs w:val="20"/>
        </w:rPr>
      </w:pPr>
      <w:del w:id="372" w:author="Rocha, Jonathan" w:date="2026-02-26T11:09:00Z" w16du:dateUtc="2026-02-26T17:09:00Z">
        <w:r w:rsidRPr="783F2D85" w:rsidDel="00CA34B1">
          <w:rPr>
            <w:rFonts w:ascii="Times New Roman" w:hAnsi="Times New Roman" w:cs="Times New Roman"/>
            <w:sz w:val="20"/>
            <w:szCs w:val="20"/>
          </w:rPr>
          <w:delText>Across asset classes and methodologies, the literature consistently demonstrates that sentiment signals precede market movements. Table 2.2.1 synthesizes predictive lead times from major studies:</w:delText>
        </w:r>
      </w:del>
    </w:p>
    <w:p w14:paraId="6A0A7AE8" w14:textId="19B78093" w:rsidR="009D0C6E" w:rsidRPr="00896D2E" w:rsidDel="00CA34B1" w:rsidRDefault="00BC2661" w:rsidP="007748AA">
      <w:pPr>
        <w:spacing w:after="240"/>
        <w:rPr>
          <w:del w:id="373" w:author="Rocha, Jonathan" w:date="2026-02-26T11:09:00Z" w16du:dateUtc="2026-02-26T17:09:00Z"/>
          <w:rFonts w:ascii="Times New Roman" w:hAnsi="Times New Roman" w:cs="Times New Roman"/>
          <w:sz w:val="20"/>
          <w:szCs w:val="20"/>
        </w:rPr>
      </w:pPr>
      <w:commentRangeStart w:id="374"/>
      <w:del w:id="375" w:author="Rocha, Jonathan" w:date="2026-02-26T11:09:00Z" w16du:dateUtc="2026-02-26T17:09:00Z">
        <w:r w:rsidRPr="783F2D85" w:rsidDel="00CA34B1">
          <w:rPr>
            <w:rFonts w:ascii="Times New Roman" w:hAnsi="Times New Roman" w:cs="Times New Roman"/>
            <w:b/>
            <w:bCs/>
            <w:sz w:val="20"/>
            <w:szCs w:val="20"/>
            <w:rPrChange w:id="376" w:author="Cheun-Jensen, Jacquie" w:date="2026-02-17T17:10:00Z">
              <w:rPr>
                <w:rFonts w:ascii="Times New Roman" w:hAnsi="Times New Roman" w:cs="Times New Roman"/>
                <w:sz w:val="20"/>
                <w:szCs w:val="20"/>
              </w:rPr>
            </w:rPrChange>
          </w:rPr>
          <w:delText>Table 2.2.1</w:delText>
        </w:r>
      </w:del>
      <w:ins w:id="377" w:author="Cheun-Jensen, Jacquie" w:date="2026-02-17T17:10:00Z">
        <w:del w:id="378" w:author="Rocha, Jonathan" w:date="2026-02-26T11:09:00Z" w16du:dateUtc="2026-02-26T17:09:00Z">
          <w:r w:rsidR="5E2BB4B7" w:rsidRPr="783F2D85" w:rsidDel="00CA34B1">
            <w:rPr>
              <w:rFonts w:ascii="Times New Roman" w:hAnsi="Times New Roman" w:cs="Times New Roman"/>
              <w:sz w:val="20"/>
              <w:szCs w:val="20"/>
            </w:rPr>
            <w:delText>.</w:delText>
          </w:r>
        </w:del>
      </w:ins>
      <w:del w:id="379" w:author="Rocha, Jonathan" w:date="2026-02-26T11:09:00Z" w16du:dateUtc="2026-02-26T17:09:00Z">
        <w:r w:rsidRPr="783F2D85" w:rsidDel="00CA34B1">
          <w:rPr>
            <w:rFonts w:ascii="Times New Roman" w:hAnsi="Times New Roman" w:cs="Times New Roman"/>
            <w:sz w:val="20"/>
            <w:szCs w:val="20"/>
          </w:rPr>
          <w:delText>: Lead Time Evidence Synthesis</w:delText>
        </w:r>
        <w:commentRangeEnd w:id="374"/>
        <w:r w:rsidR="00323D6D" w:rsidRPr="00896D2E" w:rsidDel="00CA34B1">
          <w:rPr>
            <w:rStyle w:val="CommentReference"/>
            <w:rFonts w:ascii="Times New Roman" w:hAnsi="Times New Roman" w:cs="Times New Roman"/>
            <w:sz w:val="20"/>
            <w:szCs w:val="20"/>
          </w:rPr>
          <w:commentReference w:id="374"/>
        </w:r>
      </w:del>
    </w:p>
    <w:tbl>
      <w:tblPr>
        <w:tblStyle w:val="TableGrid"/>
        <w:tblW w:w="6771" w:type="dxa"/>
        <w:tblLook w:val="04A0" w:firstRow="1" w:lastRow="0" w:firstColumn="1" w:lastColumn="0" w:noHBand="0" w:noVBand="1"/>
      </w:tblPr>
      <w:tblGrid>
        <w:gridCol w:w="1523"/>
        <w:gridCol w:w="1707"/>
        <w:gridCol w:w="1034"/>
        <w:gridCol w:w="2507"/>
      </w:tblGrid>
      <w:tr w:rsidR="001A7DF5" w:rsidRPr="00896D2E" w:rsidDel="00CA34B1" w14:paraId="47BAD3C5" w14:textId="22470105" w:rsidTr="783F2D85">
        <w:trPr>
          <w:del w:id="380" w:author="Rocha, Jonathan" w:date="2026-02-26T11:09:00Z"/>
        </w:trPr>
        <w:tc>
          <w:tcPr>
            <w:tcW w:w="1523" w:type="dxa"/>
          </w:tcPr>
          <w:p w14:paraId="3F18D2C0" w14:textId="4A96A8EB" w:rsidR="001A7DF5" w:rsidRPr="00896D2E" w:rsidDel="00CA34B1" w:rsidRDefault="001A7DF5">
            <w:pPr>
              <w:rPr>
                <w:del w:id="381" w:author="Rocha, Jonathan" w:date="2026-02-26T11:09:00Z" w16du:dateUtc="2026-02-26T17:09:00Z"/>
                <w:rFonts w:ascii="Times New Roman" w:hAnsi="Times New Roman" w:cs="Times New Roman"/>
                <w:sz w:val="20"/>
                <w:szCs w:val="20"/>
              </w:rPr>
              <w:pPrChange w:id="382" w:author="Rocha, Jonathan" w:date="2026-02-17T19:17:00Z" w16du:dateUtc="2026-02-18T01:17:00Z">
                <w:pPr>
                  <w:jc w:val="center"/>
                </w:pPr>
              </w:pPrChange>
            </w:pPr>
            <w:del w:id="383" w:author="Rocha, Jonathan" w:date="2026-02-26T11:09:00Z" w16du:dateUtc="2026-02-26T17:09:00Z">
              <w:r w:rsidRPr="783F2D85" w:rsidDel="00CA34B1">
                <w:rPr>
                  <w:rFonts w:ascii="Times New Roman" w:hAnsi="Times New Roman" w:cs="Times New Roman"/>
                  <w:b/>
                  <w:bCs/>
                  <w:sz w:val="20"/>
                  <w:szCs w:val="20"/>
                </w:rPr>
                <w:delText>Study</w:delText>
              </w:r>
            </w:del>
          </w:p>
        </w:tc>
        <w:tc>
          <w:tcPr>
            <w:tcW w:w="1707" w:type="dxa"/>
          </w:tcPr>
          <w:p w14:paraId="3659EF96" w14:textId="3E3DF6FE" w:rsidR="001A7DF5" w:rsidRPr="00896D2E" w:rsidDel="00CA34B1" w:rsidRDefault="001A7DF5">
            <w:pPr>
              <w:rPr>
                <w:del w:id="384" w:author="Rocha, Jonathan" w:date="2026-02-26T11:09:00Z" w16du:dateUtc="2026-02-26T17:09:00Z"/>
                <w:rFonts w:ascii="Times New Roman" w:hAnsi="Times New Roman" w:cs="Times New Roman"/>
                <w:sz w:val="20"/>
                <w:szCs w:val="20"/>
              </w:rPr>
              <w:pPrChange w:id="385" w:author="Rocha, Jonathan" w:date="2026-02-17T19:17:00Z" w16du:dateUtc="2026-02-18T01:17:00Z">
                <w:pPr>
                  <w:jc w:val="center"/>
                </w:pPr>
              </w:pPrChange>
            </w:pPr>
            <w:del w:id="386" w:author="Rocha, Jonathan" w:date="2026-02-26T11:09:00Z" w16du:dateUtc="2026-02-26T17:09:00Z">
              <w:r w:rsidRPr="783F2D85" w:rsidDel="00CA34B1">
                <w:rPr>
                  <w:rFonts w:ascii="Times New Roman" w:hAnsi="Times New Roman" w:cs="Times New Roman"/>
                  <w:b/>
                  <w:bCs/>
                  <w:sz w:val="20"/>
                  <w:szCs w:val="20"/>
                </w:rPr>
                <w:delText>Asset Class</w:delText>
              </w:r>
            </w:del>
          </w:p>
        </w:tc>
        <w:tc>
          <w:tcPr>
            <w:tcW w:w="1034" w:type="dxa"/>
          </w:tcPr>
          <w:p w14:paraId="33490D2F" w14:textId="2FB912EE" w:rsidR="001A7DF5" w:rsidRPr="00896D2E" w:rsidDel="00CA34B1" w:rsidRDefault="001A7DF5">
            <w:pPr>
              <w:rPr>
                <w:del w:id="387" w:author="Rocha, Jonathan" w:date="2026-02-26T11:09:00Z" w16du:dateUtc="2026-02-26T17:09:00Z"/>
                <w:rFonts w:ascii="Times New Roman" w:hAnsi="Times New Roman" w:cs="Times New Roman"/>
                <w:sz w:val="20"/>
                <w:szCs w:val="20"/>
              </w:rPr>
              <w:pPrChange w:id="388" w:author="Rocha, Jonathan" w:date="2026-02-17T19:17:00Z" w16du:dateUtc="2026-02-18T01:17:00Z">
                <w:pPr>
                  <w:jc w:val="center"/>
                </w:pPr>
              </w:pPrChange>
            </w:pPr>
            <w:del w:id="389" w:author="Rocha, Jonathan" w:date="2026-02-26T11:09:00Z" w16du:dateUtc="2026-02-26T17:09:00Z">
              <w:r w:rsidRPr="783F2D85" w:rsidDel="00CA34B1">
                <w:rPr>
                  <w:rFonts w:ascii="Times New Roman" w:hAnsi="Times New Roman" w:cs="Times New Roman"/>
                  <w:b/>
                  <w:bCs/>
                  <w:sz w:val="20"/>
                  <w:szCs w:val="20"/>
                </w:rPr>
                <w:delText>Lead Time</w:delText>
              </w:r>
            </w:del>
          </w:p>
        </w:tc>
        <w:tc>
          <w:tcPr>
            <w:tcW w:w="2507" w:type="dxa"/>
          </w:tcPr>
          <w:p w14:paraId="148B86B0" w14:textId="331E08DE" w:rsidR="001A7DF5" w:rsidRPr="00896D2E" w:rsidDel="00CA34B1" w:rsidRDefault="001A7DF5">
            <w:pPr>
              <w:rPr>
                <w:del w:id="390" w:author="Rocha, Jonathan" w:date="2026-02-26T11:09:00Z" w16du:dateUtc="2026-02-26T17:09:00Z"/>
                <w:rFonts w:ascii="Times New Roman" w:hAnsi="Times New Roman" w:cs="Times New Roman"/>
                <w:sz w:val="20"/>
                <w:szCs w:val="20"/>
              </w:rPr>
              <w:pPrChange w:id="391" w:author="Rocha, Jonathan" w:date="2026-02-17T19:17:00Z" w16du:dateUtc="2026-02-18T01:17:00Z">
                <w:pPr>
                  <w:jc w:val="center"/>
                </w:pPr>
              </w:pPrChange>
            </w:pPr>
            <w:del w:id="392" w:author="Rocha, Jonathan" w:date="2026-02-26T11:09:00Z" w16du:dateUtc="2026-02-26T17:09:00Z">
              <w:r w:rsidRPr="783F2D85" w:rsidDel="00CA34B1">
                <w:rPr>
                  <w:rFonts w:ascii="Times New Roman" w:hAnsi="Times New Roman" w:cs="Times New Roman"/>
                  <w:b/>
                  <w:bCs/>
                  <w:sz w:val="20"/>
                  <w:szCs w:val="20"/>
                </w:rPr>
                <w:delText>Accuracy/Correlation</w:delText>
              </w:r>
            </w:del>
          </w:p>
        </w:tc>
      </w:tr>
      <w:tr w:rsidR="001A7DF5" w:rsidRPr="00896D2E" w:rsidDel="00CA34B1" w14:paraId="1537C417" w14:textId="57186901" w:rsidTr="783F2D85">
        <w:trPr>
          <w:del w:id="393" w:author="Rocha, Jonathan" w:date="2026-02-26T11:09:00Z"/>
        </w:trPr>
        <w:tc>
          <w:tcPr>
            <w:tcW w:w="1523" w:type="dxa"/>
          </w:tcPr>
          <w:p w14:paraId="655B117E" w14:textId="0591BC01" w:rsidR="001A7DF5" w:rsidRPr="00896D2E" w:rsidDel="00CA34B1" w:rsidRDefault="001A7DF5" w:rsidP="007748AA">
            <w:pPr>
              <w:rPr>
                <w:del w:id="394" w:author="Rocha, Jonathan" w:date="2026-02-26T11:09:00Z" w16du:dateUtc="2026-02-26T17:09:00Z"/>
                <w:rFonts w:ascii="Times New Roman" w:hAnsi="Times New Roman" w:cs="Times New Roman"/>
                <w:sz w:val="20"/>
                <w:szCs w:val="20"/>
              </w:rPr>
            </w:pPr>
            <w:del w:id="395" w:author="Rocha, Jonathan" w:date="2026-02-26T11:09:00Z" w16du:dateUtc="2026-02-26T17:09:00Z">
              <w:r w:rsidRPr="783F2D85" w:rsidDel="00CA34B1">
                <w:rPr>
                  <w:rFonts w:ascii="Times New Roman" w:hAnsi="Times New Roman" w:cs="Times New Roman"/>
                  <w:sz w:val="20"/>
                  <w:szCs w:val="20"/>
                </w:rPr>
                <w:delText>Bollen et al. (2011)</w:delText>
              </w:r>
            </w:del>
          </w:p>
        </w:tc>
        <w:tc>
          <w:tcPr>
            <w:tcW w:w="1707" w:type="dxa"/>
          </w:tcPr>
          <w:p w14:paraId="71BB024F" w14:textId="122F7BD1" w:rsidR="001A7DF5" w:rsidRPr="00896D2E" w:rsidDel="00CA34B1" w:rsidRDefault="001A7DF5" w:rsidP="007748AA">
            <w:pPr>
              <w:rPr>
                <w:del w:id="396" w:author="Rocha, Jonathan" w:date="2026-02-26T11:09:00Z" w16du:dateUtc="2026-02-26T17:09:00Z"/>
                <w:rFonts w:ascii="Times New Roman" w:hAnsi="Times New Roman" w:cs="Times New Roman"/>
                <w:sz w:val="20"/>
                <w:szCs w:val="20"/>
              </w:rPr>
            </w:pPr>
            <w:del w:id="397" w:author="Rocha, Jonathan" w:date="2026-02-26T11:09:00Z" w16du:dateUtc="2026-02-26T17:09:00Z">
              <w:r w:rsidRPr="783F2D85" w:rsidDel="00CA34B1">
                <w:rPr>
                  <w:rFonts w:ascii="Times New Roman" w:hAnsi="Times New Roman" w:cs="Times New Roman"/>
                  <w:sz w:val="20"/>
                  <w:szCs w:val="20"/>
                </w:rPr>
                <w:delText>Equities (DJIA)</w:delText>
              </w:r>
            </w:del>
          </w:p>
        </w:tc>
        <w:tc>
          <w:tcPr>
            <w:tcW w:w="1034" w:type="dxa"/>
          </w:tcPr>
          <w:p w14:paraId="2E54945A" w14:textId="1C0E6F2E" w:rsidR="001A7DF5" w:rsidRPr="00896D2E" w:rsidDel="00CA34B1" w:rsidRDefault="001A7DF5" w:rsidP="007748AA">
            <w:pPr>
              <w:rPr>
                <w:del w:id="398" w:author="Rocha, Jonathan" w:date="2026-02-26T11:09:00Z" w16du:dateUtc="2026-02-26T17:09:00Z"/>
                <w:rFonts w:ascii="Times New Roman" w:hAnsi="Times New Roman" w:cs="Times New Roman"/>
                <w:sz w:val="20"/>
                <w:szCs w:val="20"/>
              </w:rPr>
            </w:pPr>
            <w:del w:id="399" w:author="Rocha, Jonathan" w:date="2026-02-26T11:09:00Z" w16du:dateUtc="2026-02-26T17:09:00Z">
              <w:r w:rsidRPr="783F2D85" w:rsidDel="00CA34B1">
                <w:rPr>
                  <w:rFonts w:ascii="Times New Roman" w:hAnsi="Times New Roman" w:cs="Times New Roman"/>
                  <w:sz w:val="20"/>
                  <w:szCs w:val="20"/>
                </w:rPr>
                <w:delText>2-6 days</w:delText>
              </w:r>
            </w:del>
          </w:p>
        </w:tc>
        <w:tc>
          <w:tcPr>
            <w:tcW w:w="2507" w:type="dxa"/>
          </w:tcPr>
          <w:p w14:paraId="7DCBF9B6" w14:textId="5C26C9CB" w:rsidR="001A7DF5" w:rsidRPr="00896D2E" w:rsidDel="00CA34B1" w:rsidRDefault="001A7DF5" w:rsidP="007748AA">
            <w:pPr>
              <w:rPr>
                <w:del w:id="400" w:author="Rocha, Jonathan" w:date="2026-02-26T11:09:00Z" w16du:dateUtc="2026-02-26T17:09:00Z"/>
                <w:rFonts w:ascii="Times New Roman" w:hAnsi="Times New Roman" w:cs="Times New Roman"/>
                <w:sz w:val="20"/>
                <w:szCs w:val="20"/>
              </w:rPr>
            </w:pPr>
            <w:del w:id="401" w:author="Rocha, Jonathan" w:date="2026-02-26T11:09:00Z" w16du:dateUtc="2026-02-26T17:09:00Z">
              <w:r w:rsidRPr="783F2D85" w:rsidDel="00CA34B1">
                <w:rPr>
                  <w:rFonts w:ascii="Times New Roman" w:hAnsi="Times New Roman" w:cs="Times New Roman"/>
                  <w:sz w:val="20"/>
                  <w:szCs w:val="20"/>
                </w:rPr>
                <w:delText>86.7% accuracy</w:delText>
              </w:r>
            </w:del>
          </w:p>
        </w:tc>
      </w:tr>
      <w:tr w:rsidR="001A7DF5" w:rsidRPr="00896D2E" w:rsidDel="00CA34B1" w14:paraId="29FD2BF9" w14:textId="791282D2" w:rsidTr="783F2D85">
        <w:trPr>
          <w:del w:id="402" w:author="Rocha, Jonathan" w:date="2026-02-26T11:09:00Z"/>
        </w:trPr>
        <w:tc>
          <w:tcPr>
            <w:tcW w:w="1523" w:type="dxa"/>
          </w:tcPr>
          <w:p w14:paraId="176A5B55" w14:textId="1E8DCA42" w:rsidR="001A7DF5" w:rsidRPr="00896D2E" w:rsidDel="00CA34B1" w:rsidRDefault="001A7DF5" w:rsidP="007748AA">
            <w:pPr>
              <w:rPr>
                <w:del w:id="403" w:author="Rocha, Jonathan" w:date="2026-02-26T11:09:00Z" w16du:dateUtc="2026-02-26T17:09:00Z"/>
                <w:rFonts w:ascii="Times New Roman" w:hAnsi="Times New Roman" w:cs="Times New Roman"/>
                <w:sz w:val="20"/>
                <w:szCs w:val="20"/>
              </w:rPr>
            </w:pPr>
            <w:del w:id="404" w:author="Rocha, Jonathan" w:date="2026-02-26T11:09:00Z" w16du:dateUtc="2026-02-26T17:09:00Z">
              <w:r w:rsidRPr="783F2D85" w:rsidDel="00CA34B1">
                <w:rPr>
                  <w:rFonts w:ascii="Times New Roman" w:hAnsi="Times New Roman" w:cs="Times New Roman"/>
                  <w:sz w:val="20"/>
                  <w:szCs w:val="20"/>
                </w:rPr>
                <w:delText>Renault (2017)</w:delText>
              </w:r>
            </w:del>
          </w:p>
        </w:tc>
        <w:tc>
          <w:tcPr>
            <w:tcW w:w="1707" w:type="dxa"/>
          </w:tcPr>
          <w:p w14:paraId="663E8F76" w14:textId="32011CF9" w:rsidR="001A7DF5" w:rsidRPr="00896D2E" w:rsidDel="00CA34B1" w:rsidRDefault="001A7DF5" w:rsidP="007748AA">
            <w:pPr>
              <w:rPr>
                <w:del w:id="405" w:author="Rocha, Jonathan" w:date="2026-02-26T11:09:00Z" w16du:dateUtc="2026-02-26T17:09:00Z"/>
                <w:rFonts w:ascii="Times New Roman" w:hAnsi="Times New Roman" w:cs="Times New Roman"/>
                <w:sz w:val="20"/>
                <w:szCs w:val="20"/>
              </w:rPr>
            </w:pPr>
            <w:del w:id="406" w:author="Rocha, Jonathan" w:date="2026-02-26T11:09:00Z" w16du:dateUtc="2026-02-26T17:09:00Z">
              <w:r w:rsidRPr="783F2D85" w:rsidDel="00CA34B1">
                <w:rPr>
                  <w:rFonts w:ascii="Times New Roman" w:hAnsi="Times New Roman" w:cs="Times New Roman"/>
                  <w:sz w:val="20"/>
                  <w:szCs w:val="20"/>
                </w:rPr>
                <w:delText>Equities (S&amp;P 500)</w:delText>
              </w:r>
            </w:del>
          </w:p>
        </w:tc>
        <w:tc>
          <w:tcPr>
            <w:tcW w:w="1034" w:type="dxa"/>
          </w:tcPr>
          <w:p w14:paraId="09129BEE" w14:textId="64A2EF9A" w:rsidR="001A7DF5" w:rsidRPr="00896D2E" w:rsidDel="00CA34B1" w:rsidRDefault="001A7DF5" w:rsidP="007748AA">
            <w:pPr>
              <w:rPr>
                <w:del w:id="407" w:author="Rocha, Jonathan" w:date="2026-02-26T11:09:00Z" w16du:dateUtc="2026-02-26T17:09:00Z"/>
                <w:rFonts w:ascii="Times New Roman" w:hAnsi="Times New Roman" w:cs="Times New Roman"/>
                <w:sz w:val="20"/>
                <w:szCs w:val="20"/>
              </w:rPr>
            </w:pPr>
            <w:del w:id="408" w:author="Rocha, Jonathan" w:date="2026-02-26T11:09:00Z" w16du:dateUtc="2026-02-26T17:09:00Z">
              <w:r w:rsidRPr="783F2D85" w:rsidDel="00CA34B1">
                <w:rPr>
                  <w:rFonts w:ascii="Times New Roman" w:hAnsi="Times New Roman" w:cs="Times New Roman"/>
                  <w:sz w:val="20"/>
                  <w:szCs w:val="20"/>
                </w:rPr>
                <w:delText>Intraday (hours)</w:delText>
              </w:r>
            </w:del>
          </w:p>
        </w:tc>
        <w:tc>
          <w:tcPr>
            <w:tcW w:w="2507" w:type="dxa"/>
          </w:tcPr>
          <w:p w14:paraId="29F4A8D1" w14:textId="6EBD8E8C" w:rsidR="001A7DF5" w:rsidRPr="00896D2E" w:rsidDel="00CA34B1" w:rsidRDefault="001A7DF5" w:rsidP="007748AA">
            <w:pPr>
              <w:rPr>
                <w:del w:id="409" w:author="Rocha, Jonathan" w:date="2026-02-26T11:09:00Z" w16du:dateUtc="2026-02-26T17:09:00Z"/>
                <w:rFonts w:ascii="Times New Roman" w:hAnsi="Times New Roman" w:cs="Times New Roman"/>
                <w:sz w:val="20"/>
                <w:szCs w:val="20"/>
              </w:rPr>
            </w:pPr>
            <w:del w:id="410" w:author="Rocha, Jonathan" w:date="2026-02-26T11:09:00Z" w16du:dateUtc="2026-02-26T17:09:00Z">
              <w:r w:rsidRPr="783F2D85" w:rsidDel="00CA34B1">
                <w:rPr>
                  <w:rFonts w:ascii="Times New Roman" w:hAnsi="Times New Roman" w:cs="Times New Roman"/>
                  <w:sz w:val="20"/>
                  <w:szCs w:val="20"/>
                </w:rPr>
                <w:delText>74-76%</w:delText>
              </w:r>
            </w:del>
          </w:p>
        </w:tc>
      </w:tr>
      <w:tr w:rsidR="001A7DF5" w:rsidRPr="00896D2E" w:rsidDel="00CA34B1" w14:paraId="26BC0D15" w14:textId="6A8D9101" w:rsidTr="783F2D85">
        <w:trPr>
          <w:del w:id="411" w:author="Rocha, Jonathan" w:date="2026-02-26T11:09:00Z"/>
        </w:trPr>
        <w:tc>
          <w:tcPr>
            <w:tcW w:w="1523" w:type="dxa"/>
          </w:tcPr>
          <w:p w14:paraId="708CC552" w14:textId="4D318B28" w:rsidR="001A7DF5" w:rsidRPr="00896D2E" w:rsidDel="00CA34B1" w:rsidRDefault="001A7DF5" w:rsidP="007748AA">
            <w:pPr>
              <w:rPr>
                <w:del w:id="412" w:author="Rocha, Jonathan" w:date="2026-02-26T11:09:00Z" w16du:dateUtc="2026-02-26T17:09:00Z"/>
                <w:rFonts w:ascii="Times New Roman" w:hAnsi="Times New Roman" w:cs="Times New Roman"/>
                <w:sz w:val="20"/>
                <w:szCs w:val="20"/>
              </w:rPr>
            </w:pPr>
            <w:del w:id="413" w:author="Rocha, Jonathan" w:date="2026-02-26T11:09:00Z" w16du:dateUtc="2026-02-26T17:09:00Z">
              <w:r w:rsidRPr="783F2D85" w:rsidDel="00CA34B1">
                <w:rPr>
                  <w:rFonts w:ascii="Times New Roman" w:hAnsi="Times New Roman" w:cs="Times New Roman"/>
                  <w:sz w:val="20"/>
                  <w:szCs w:val="20"/>
                </w:rPr>
                <w:delText>Kraaijeveld and De Smedt (2020)</w:delText>
              </w:r>
            </w:del>
          </w:p>
        </w:tc>
        <w:tc>
          <w:tcPr>
            <w:tcW w:w="1707" w:type="dxa"/>
          </w:tcPr>
          <w:p w14:paraId="637AE122" w14:textId="210D0EBF" w:rsidR="001A7DF5" w:rsidRPr="00896D2E" w:rsidDel="00CA34B1" w:rsidRDefault="001A7DF5" w:rsidP="007748AA">
            <w:pPr>
              <w:rPr>
                <w:del w:id="414" w:author="Rocha, Jonathan" w:date="2026-02-26T11:09:00Z" w16du:dateUtc="2026-02-26T17:09:00Z"/>
                <w:rFonts w:ascii="Times New Roman" w:hAnsi="Times New Roman" w:cs="Times New Roman"/>
                <w:sz w:val="20"/>
                <w:szCs w:val="20"/>
              </w:rPr>
            </w:pPr>
            <w:del w:id="415" w:author="Rocha, Jonathan" w:date="2026-02-26T11:09:00Z" w16du:dateUtc="2026-02-26T17:09:00Z">
              <w:r w:rsidRPr="783F2D85" w:rsidDel="00CA34B1">
                <w:rPr>
                  <w:rFonts w:ascii="Times New Roman" w:hAnsi="Times New Roman" w:cs="Times New Roman"/>
                  <w:sz w:val="20"/>
                  <w:szCs w:val="20"/>
                </w:rPr>
                <w:delText>Cryptocurrency</w:delText>
              </w:r>
            </w:del>
          </w:p>
        </w:tc>
        <w:tc>
          <w:tcPr>
            <w:tcW w:w="1034" w:type="dxa"/>
          </w:tcPr>
          <w:p w14:paraId="7C1BC96A" w14:textId="2770BB3D" w:rsidR="001A7DF5" w:rsidRPr="00896D2E" w:rsidDel="00CA34B1" w:rsidRDefault="001A7DF5" w:rsidP="007748AA">
            <w:pPr>
              <w:rPr>
                <w:del w:id="416" w:author="Rocha, Jonathan" w:date="2026-02-26T11:09:00Z" w16du:dateUtc="2026-02-26T17:09:00Z"/>
                <w:rFonts w:ascii="Times New Roman" w:hAnsi="Times New Roman" w:cs="Times New Roman"/>
                <w:sz w:val="20"/>
                <w:szCs w:val="20"/>
              </w:rPr>
            </w:pPr>
            <w:del w:id="417" w:author="Rocha, Jonathan" w:date="2026-02-26T11:09:00Z" w16du:dateUtc="2026-02-26T17:09:00Z">
              <w:r w:rsidRPr="783F2D85" w:rsidDel="00CA34B1">
                <w:rPr>
                  <w:rFonts w:ascii="Times New Roman" w:hAnsi="Times New Roman" w:cs="Times New Roman"/>
                  <w:sz w:val="20"/>
                  <w:szCs w:val="20"/>
                </w:rPr>
                <w:delText>1-4 days</w:delText>
              </w:r>
            </w:del>
          </w:p>
        </w:tc>
        <w:tc>
          <w:tcPr>
            <w:tcW w:w="2507" w:type="dxa"/>
          </w:tcPr>
          <w:p w14:paraId="510ACF35" w14:textId="6C17DD31" w:rsidR="001A7DF5" w:rsidRPr="00896D2E" w:rsidDel="00CA34B1" w:rsidRDefault="001A7DF5" w:rsidP="007748AA">
            <w:pPr>
              <w:rPr>
                <w:del w:id="418" w:author="Rocha, Jonathan" w:date="2026-02-26T11:09:00Z" w16du:dateUtc="2026-02-26T17:09:00Z"/>
                <w:rFonts w:ascii="Times New Roman" w:hAnsi="Times New Roman" w:cs="Times New Roman"/>
                <w:sz w:val="20"/>
                <w:szCs w:val="20"/>
              </w:rPr>
            </w:pPr>
            <w:del w:id="419" w:author="Rocha, Jonathan" w:date="2026-02-26T11:09:00Z" w16du:dateUtc="2026-02-26T17:09:00Z">
              <w:r w:rsidRPr="783F2D85" w:rsidDel="00CA34B1">
                <w:rPr>
                  <w:rFonts w:ascii="Times New Roman" w:hAnsi="Times New Roman" w:cs="Times New Roman"/>
                  <w:sz w:val="20"/>
                  <w:szCs w:val="20"/>
                </w:rPr>
                <w:delText>Significant Granger causality</w:delText>
              </w:r>
            </w:del>
          </w:p>
        </w:tc>
      </w:tr>
      <w:tr w:rsidR="001A7DF5" w:rsidRPr="00896D2E" w:rsidDel="00CA34B1" w14:paraId="24341683" w14:textId="1608F591" w:rsidTr="783F2D85">
        <w:trPr>
          <w:del w:id="420" w:author="Rocha, Jonathan" w:date="2026-02-26T11:09:00Z"/>
        </w:trPr>
        <w:tc>
          <w:tcPr>
            <w:tcW w:w="1523" w:type="dxa"/>
          </w:tcPr>
          <w:p w14:paraId="174E9687" w14:textId="3BECD3F0" w:rsidR="001A7DF5" w:rsidRPr="00896D2E" w:rsidDel="00CA34B1" w:rsidRDefault="001A7DF5" w:rsidP="007748AA">
            <w:pPr>
              <w:rPr>
                <w:del w:id="421" w:author="Rocha, Jonathan" w:date="2026-02-26T11:09:00Z" w16du:dateUtc="2026-02-26T17:09:00Z"/>
                <w:rFonts w:ascii="Times New Roman" w:hAnsi="Times New Roman" w:cs="Times New Roman"/>
                <w:sz w:val="20"/>
                <w:szCs w:val="20"/>
              </w:rPr>
            </w:pPr>
            <w:del w:id="422" w:author="Rocha, Jonathan" w:date="2026-02-26T11:09:00Z" w16du:dateUtc="2026-02-26T17:09:00Z">
              <w:r w:rsidRPr="783F2D85" w:rsidDel="00CA34B1">
                <w:rPr>
                  <w:rFonts w:ascii="Times New Roman" w:hAnsi="Times New Roman" w:cs="Times New Roman"/>
                  <w:sz w:val="20"/>
                  <w:szCs w:val="20"/>
                </w:rPr>
                <w:delText>Raheman et al. (2022)</w:delText>
              </w:r>
            </w:del>
          </w:p>
        </w:tc>
        <w:tc>
          <w:tcPr>
            <w:tcW w:w="1707" w:type="dxa"/>
          </w:tcPr>
          <w:p w14:paraId="3CF17FDA" w14:textId="0CDEB257" w:rsidR="001A7DF5" w:rsidRPr="00896D2E" w:rsidDel="00CA34B1" w:rsidRDefault="001A7DF5" w:rsidP="007748AA">
            <w:pPr>
              <w:rPr>
                <w:del w:id="423" w:author="Rocha, Jonathan" w:date="2026-02-26T11:09:00Z" w16du:dateUtc="2026-02-26T17:09:00Z"/>
                <w:rFonts w:ascii="Times New Roman" w:hAnsi="Times New Roman" w:cs="Times New Roman"/>
                <w:sz w:val="20"/>
                <w:szCs w:val="20"/>
              </w:rPr>
            </w:pPr>
            <w:del w:id="424" w:author="Rocha, Jonathan" w:date="2026-02-26T11:09:00Z" w16du:dateUtc="2026-02-26T17:09:00Z">
              <w:r w:rsidRPr="783F2D85" w:rsidDel="00CA34B1">
                <w:rPr>
                  <w:rFonts w:ascii="Times New Roman" w:hAnsi="Times New Roman" w:cs="Times New Roman"/>
                  <w:sz w:val="20"/>
                  <w:szCs w:val="20"/>
                </w:rPr>
                <w:delText>Cryptocurrency</w:delText>
              </w:r>
            </w:del>
          </w:p>
        </w:tc>
        <w:tc>
          <w:tcPr>
            <w:tcW w:w="1034" w:type="dxa"/>
          </w:tcPr>
          <w:p w14:paraId="17C29AA0" w14:textId="166271D3" w:rsidR="001A7DF5" w:rsidRPr="00896D2E" w:rsidDel="00CA34B1" w:rsidRDefault="001A7DF5" w:rsidP="007748AA">
            <w:pPr>
              <w:rPr>
                <w:del w:id="425" w:author="Rocha, Jonathan" w:date="2026-02-26T11:09:00Z" w16du:dateUtc="2026-02-26T17:09:00Z"/>
                <w:rFonts w:ascii="Times New Roman" w:hAnsi="Times New Roman" w:cs="Times New Roman"/>
                <w:sz w:val="20"/>
                <w:szCs w:val="20"/>
              </w:rPr>
            </w:pPr>
            <w:del w:id="426" w:author="Rocha, Jonathan" w:date="2026-02-26T11:09:00Z" w16du:dateUtc="2026-02-26T17:09:00Z">
              <w:r w:rsidRPr="783F2D85" w:rsidDel="00CA34B1">
                <w:rPr>
                  <w:rFonts w:ascii="Times New Roman" w:hAnsi="Times New Roman" w:cs="Times New Roman"/>
                  <w:sz w:val="20"/>
                  <w:szCs w:val="20"/>
                </w:rPr>
                <w:delText>-2 days peak</w:delText>
              </w:r>
            </w:del>
          </w:p>
        </w:tc>
        <w:tc>
          <w:tcPr>
            <w:tcW w:w="2507" w:type="dxa"/>
          </w:tcPr>
          <w:p w14:paraId="1FB2AA18" w14:textId="1D5D0EAE" w:rsidR="001A7DF5" w:rsidRPr="00896D2E" w:rsidDel="00CA34B1" w:rsidRDefault="001A7DF5" w:rsidP="007748AA">
            <w:pPr>
              <w:rPr>
                <w:del w:id="427" w:author="Rocha, Jonathan" w:date="2026-02-26T11:09:00Z" w16du:dateUtc="2026-02-26T17:09:00Z"/>
                <w:rFonts w:ascii="Times New Roman" w:hAnsi="Times New Roman" w:cs="Times New Roman"/>
                <w:sz w:val="20"/>
                <w:szCs w:val="20"/>
              </w:rPr>
            </w:pPr>
            <w:del w:id="428" w:author="Rocha, Jonathan" w:date="2026-02-26T11:09:00Z" w16du:dateUtc="2026-02-26T17:09:00Z">
              <w:r w:rsidRPr="783F2D85" w:rsidDel="00CA34B1">
                <w:rPr>
                  <w:rFonts w:ascii="Times New Roman" w:hAnsi="Times New Roman" w:cs="Times New Roman"/>
                  <w:sz w:val="20"/>
                  <w:szCs w:val="20"/>
                </w:rPr>
                <w:delText>0.57 correlation</w:delText>
              </w:r>
            </w:del>
          </w:p>
        </w:tc>
      </w:tr>
      <w:tr w:rsidR="001A7DF5" w:rsidRPr="00896D2E" w:rsidDel="00CA34B1" w14:paraId="584CD3E8" w14:textId="5F2C849A" w:rsidTr="783F2D85">
        <w:trPr>
          <w:del w:id="429" w:author="Rocha, Jonathan" w:date="2026-02-26T11:09:00Z"/>
        </w:trPr>
        <w:tc>
          <w:tcPr>
            <w:tcW w:w="1523" w:type="dxa"/>
          </w:tcPr>
          <w:p w14:paraId="7D50777A" w14:textId="485916C3" w:rsidR="001A7DF5" w:rsidRPr="00896D2E" w:rsidDel="00CA34B1" w:rsidRDefault="001A7DF5" w:rsidP="007748AA">
            <w:pPr>
              <w:rPr>
                <w:del w:id="430" w:author="Rocha, Jonathan" w:date="2026-02-26T11:09:00Z" w16du:dateUtc="2026-02-26T17:09:00Z"/>
                <w:rFonts w:ascii="Times New Roman" w:hAnsi="Times New Roman" w:cs="Times New Roman"/>
                <w:sz w:val="20"/>
                <w:szCs w:val="20"/>
              </w:rPr>
            </w:pPr>
            <w:del w:id="431" w:author="Rocha, Jonathan" w:date="2026-02-26T11:09:00Z" w16du:dateUtc="2026-02-26T17:09:00Z">
              <w:r w:rsidRPr="783F2D85" w:rsidDel="00CA34B1">
                <w:rPr>
                  <w:rFonts w:ascii="Times New Roman" w:hAnsi="Times New Roman" w:cs="Times New Roman"/>
                  <w:sz w:val="20"/>
                  <w:szCs w:val="20"/>
                </w:rPr>
                <w:delText>Trushkovskyi (2025)</w:delText>
              </w:r>
            </w:del>
          </w:p>
        </w:tc>
        <w:tc>
          <w:tcPr>
            <w:tcW w:w="1707" w:type="dxa"/>
          </w:tcPr>
          <w:p w14:paraId="13048600" w14:textId="34F578C3" w:rsidR="001A7DF5" w:rsidRPr="00896D2E" w:rsidDel="00CA34B1" w:rsidRDefault="001A7DF5" w:rsidP="007748AA">
            <w:pPr>
              <w:rPr>
                <w:del w:id="432" w:author="Rocha, Jonathan" w:date="2026-02-26T11:09:00Z" w16du:dateUtc="2026-02-26T17:09:00Z"/>
                <w:rFonts w:ascii="Times New Roman" w:hAnsi="Times New Roman" w:cs="Times New Roman"/>
                <w:sz w:val="20"/>
                <w:szCs w:val="20"/>
              </w:rPr>
            </w:pPr>
            <w:del w:id="433" w:author="Rocha, Jonathan" w:date="2026-02-26T11:09:00Z" w16du:dateUtc="2026-02-26T17:09:00Z">
              <w:r w:rsidRPr="783F2D85" w:rsidDel="00CA34B1">
                <w:rPr>
                  <w:rFonts w:ascii="Times New Roman" w:hAnsi="Times New Roman" w:cs="Times New Roman"/>
                  <w:sz w:val="20"/>
                  <w:szCs w:val="20"/>
                </w:rPr>
                <w:delText>Cryptocurrency</w:delText>
              </w:r>
            </w:del>
          </w:p>
        </w:tc>
        <w:tc>
          <w:tcPr>
            <w:tcW w:w="1034" w:type="dxa"/>
          </w:tcPr>
          <w:p w14:paraId="2F955916" w14:textId="0FA518EB" w:rsidR="001A7DF5" w:rsidRPr="00896D2E" w:rsidDel="00CA34B1" w:rsidRDefault="001A7DF5" w:rsidP="007748AA">
            <w:pPr>
              <w:rPr>
                <w:del w:id="434" w:author="Rocha, Jonathan" w:date="2026-02-26T11:09:00Z" w16du:dateUtc="2026-02-26T17:09:00Z"/>
                <w:rFonts w:ascii="Times New Roman" w:hAnsi="Times New Roman" w:cs="Times New Roman"/>
                <w:sz w:val="20"/>
                <w:szCs w:val="20"/>
              </w:rPr>
            </w:pPr>
            <w:del w:id="435" w:author="Rocha, Jonathan" w:date="2026-02-26T11:09:00Z" w16du:dateUtc="2026-02-26T17:09:00Z">
              <w:r w:rsidRPr="783F2D85" w:rsidDel="00CA34B1">
                <w:rPr>
                  <w:rFonts w:ascii="Times New Roman" w:hAnsi="Times New Roman" w:cs="Times New Roman"/>
                  <w:sz w:val="20"/>
                  <w:szCs w:val="20"/>
                </w:rPr>
                <w:delText>1 day</w:delText>
              </w:r>
            </w:del>
          </w:p>
        </w:tc>
        <w:tc>
          <w:tcPr>
            <w:tcW w:w="2507" w:type="dxa"/>
          </w:tcPr>
          <w:p w14:paraId="0F87657B" w14:textId="2DE256E6" w:rsidR="001A7DF5" w:rsidRPr="00896D2E" w:rsidDel="00CA34B1" w:rsidRDefault="001A7DF5" w:rsidP="007748AA">
            <w:pPr>
              <w:rPr>
                <w:del w:id="436" w:author="Rocha, Jonathan" w:date="2026-02-26T11:09:00Z" w16du:dateUtc="2026-02-26T17:09:00Z"/>
                <w:rFonts w:ascii="Times New Roman" w:hAnsi="Times New Roman" w:cs="Times New Roman"/>
                <w:sz w:val="20"/>
                <w:szCs w:val="20"/>
              </w:rPr>
            </w:pPr>
            <w:del w:id="437" w:author="Rocha, Jonathan" w:date="2026-02-26T11:09:00Z" w16du:dateUtc="2026-02-26T17:09:00Z">
              <w:r w:rsidRPr="783F2D85" w:rsidDel="00CA34B1">
                <w:rPr>
                  <w:rFonts w:ascii="Times New Roman" w:hAnsi="Times New Roman" w:cs="Times New Roman"/>
                  <w:sz w:val="20"/>
                  <w:szCs w:val="20"/>
                </w:rPr>
                <w:delText>0.24-0.25% per unit</w:delText>
              </w:r>
            </w:del>
          </w:p>
        </w:tc>
      </w:tr>
      <w:tr w:rsidR="001A7DF5" w:rsidRPr="00896D2E" w:rsidDel="00CA34B1" w14:paraId="4A6A2B07" w14:textId="22784C89" w:rsidTr="783F2D85">
        <w:trPr>
          <w:del w:id="438" w:author="Rocha, Jonathan" w:date="2026-02-26T11:09:00Z"/>
        </w:trPr>
        <w:tc>
          <w:tcPr>
            <w:tcW w:w="1523" w:type="dxa"/>
          </w:tcPr>
          <w:p w14:paraId="166A5C47" w14:textId="636E23EB" w:rsidR="001A7DF5" w:rsidRPr="00896D2E" w:rsidDel="00CA34B1" w:rsidRDefault="001A7DF5" w:rsidP="007748AA">
            <w:pPr>
              <w:rPr>
                <w:del w:id="439" w:author="Rocha, Jonathan" w:date="2026-02-26T11:09:00Z" w16du:dateUtc="2026-02-26T17:09:00Z"/>
                <w:rFonts w:ascii="Times New Roman" w:hAnsi="Times New Roman" w:cs="Times New Roman"/>
                <w:sz w:val="20"/>
                <w:szCs w:val="20"/>
              </w:rPr>
            </w:pPr>
            <w:del w:id="440" w:author="Rocha, Jonathan" w:date="2026-02-26T11:09:00Z" w16du:dateUtc="2026-02-26T17:09:00Z">
              <w:r w:rsidRPr="783F2D85" w:rsidDel="00CA34B1">
                <w:rPr>
                  <w:rFonts w:ascii="Times New Roman" w:hAnsi="Times New Roman" w:cs="Times New Roman"/>
                  <w:sz w:val="20"/>
                  <w:szCs w:val="20"/>
                </w:rPr>
                <w:delText>Baker and Wurgler (2007)</w:delText>
              </w:r>
            </w:del>
          </w:p>
        </w:tc>
        <w:tc>
          <w:tcPr>
            <w:tcW w:w="1707" w:type="dxa"/>
          </w:tcPr>
          <w:p w14:paraId="0962BFFA" w14:textId="1E0DDE06" w:rsidR="001A7DF5" w:rsidRPr="00896D2E" w:rsidDel="00CA34B1" w:rsidRDefault="001A7DF5" w:rsidP="007748AA">
            <w:pPr>
              <w:rPr>
                <w:del w:id="441" w:author="Rocha, Jonathan" w:date="2026-02-26T11:09:00Z" w16du:dateUtc="2026-02-26T17:09:00Z"/>
                <w:rFonts w:ascii="Times New Roman" w:hAnsi="Times New Roman" w:cs="Times New Roman"/>
                <w:sz w:val="20"/>
                <w:szCs w:val="20"/>
              </w:rPr>
            </w:pPr>
            <w:del w:id="442" w:author="Rocha, Jonathan" w:date="2026-02-26T11:09:00Z" w16du:dateUtc="2026-02-26T17:09:00Z">
              <w:r w:rsidRPr="783F2D85" w:rsidDel="00CA34B1">
                <w:rPr>
                  <w:rFonts w:ascii="Times New Roman" w:hAnsi="Times New Roman" w:cs="Times New Roman"/>
                  <w:sz w:val="20"/>
                  <w:szCs w:val="20"/>
                </w:rPr>
                <w:delText>Equities (broad)</w:delText>
              </w:r>
            </w:del>
          </w:p>
        </w:tc>
        <w:tc>
          <w:tcPr>
            <w:tcW w:w="1034" w:type="dxa"/>
          </w:tcPr>
          <w:p w14:paraId="2C6B856E" w14:textId="6B7C02DD" w:rsidR="001A7DF5" w:rsidRPr="00896D2E" w:rsidDel="00CA34B1" w:rsidRDefault="001A7DF5" w:rsidP="007748AA">
            <w:pPr>
              <w:rPr>
                <w:del w:id="443" w:author="Rocha, Jonathan" w:date="2026-02-26T11:09:00Z" w16du:dateUtc="2026-02-26T17:09:00Z"/>
                <w:rFonts w:ascii="Times New Roman" w:hAnsi="Times New Roman" w:cs="Times New Roman"/>
                <w:sz w:val="20"/>
                <w:szCs w:val="20"/>
              </w:rPr>
            </w:pPr>
            <w:del w:id="444" w:author="Rocha, Jonathan" w:date="2026-02-26T11:09:00Z" w16du:dateUtc="2026-02-26T17:09:00Z">
              <w:r w:rsidRPr="783F2D85" w:rsidDel="00CA34B1">
                <w:rPr>
                  <w:rFonts w:ascii="Times New Roman" w:hAnsi="Times New Roman" w:cs="Times New Roman"/>
                  <w:sz w:val="20"/>
                  <w:szCs w:val="20"/>
                </w:rPr>
                <w:delText>Monthly</w:delText>
              </w:r>
            </w:del>
          </w:p>
        </w:tc>
        <w:tc>
          <w:tcPr>
            <w:tcW w:w="2507" w:type="dxa"/>
          </w:tcPr>
          <w:p w14:paraId="33EA9BDD" w14:textId="42E9E80E" w:rsidR="001A7DF5" w:rsidRPr="00896D2E" w:rsidDel="00CA34B1" w:rsidRDefault="001A7DF5" w:rsidP="007748AA">
            <w:pPr>
              <w:keepNext/>
              <w:rPr>
                <w:del w:id="445" w:author="Rocha, Jonathan" w:date="2026-02-26T11:09:00Z" w16du:dateUtc="2026-02-26T17:09:00Z"/>
                <w:rFonts w:ascii="Times New Roman" w:hAnsi="Times New Roman" w:cs="Times New Roman"/>
                <w:sz w:val="20"/>
                <w:szCs w:val="20"/>
              </w:rPr>
            </w:pPr>
            <w:del w:id="446" w:author="Rocha, Jonathan" w:date="2026-02-26T11:09:00Z" w16du:dateUtc="2026-02-26T17:09:00Z">
              <w:r w:rsidRPr="783F2D85" w:rsidDel="00CA34B1">
                <w:rPr>
                  <w:rFonts w:ascii="Times New Roman" w:hAnsi="Times New Roman" w:cs="Times New Roman"/>
                  <w:sz w:val="20"/>
                  <w:szCs w:val="20"/>
                </w:rPr>
                <w:delText>0.43 correlation</w:delText>
              </w:r>
            </w:del>
          </w:p>
        </w:tc>
      </w:tr>
    </w:tbl>
    <w:p w14:paraId="660178CB" w14:textId="7C31FE42" w:rsidR="001A7DF5" w:rsidDel="00CA34B1" w:rsidRDefault="001A7DF5" w:rsidP="007748AA">
      <w:pPr>
        <w:spacing w:after="319"/>
        <w:rPr>
          <w:del w:id="447" w:author="Rocha, Jonathan" w:date="2026-02-26T11:09:00Z" w16du:dateUtc="2026-02-26T17:09:00Z"/>
          <w:sz w:val="20"/>
          <w:szCs w:val="20"/>
        </w:rPr>
      </w:pPr>
      <w:del w:id="448" w:author="Rocha, Jonathan" w:date="2026-02-26T11:09:00Z" w16du:dateUtc="2026-02-26T17:09:00Z">
        <w:r w:rsidRPr="783F2D85" w:rsidDel="00CA34B1">
          <w:rPr>
            <w:sz w:val="20"/>
            <w:szCs w:val="20"/>
          </w:rPr>
          <w:delText>Table 2.2.1: Lead Time Evidence Synthesis</w:delText>
        </w:r>
      </w:del>
    </w:p>
    <w:p w14:paraId="42D03174" w14:textId="6BC9F108" w:rsidR="00197414" w:rsidRPr="00896D2E" w:rsidDel="00CA34B1" w:rsidRDefault="00197414" w:rsidP="007748AA">
      <w:pPr>
        <w:spacing w:after="319"/>
        <w:rPr>
          <w:del w:id="449" w:author="Rocha, Jonathan" w:date="2026-02-26T11:09:00Z" w16du:dateUtc="2026-02-26T17:09:00Z"/>
          <w:rFonts w:ascii="Times New Roman" w:hAnsi="Times New Roman" w:cs="Times New Roman"/>
          <w:sz w:val="20"/>
          <w:szCs w:val="20"/>
        </w:rPr>
      </w:pPr>
      <w:del w:id="450" w:author="Rocha, Jonathan" w:date="2026-02-26T11:09:00Z" w16du:dateUtc="2026-02-26T17:09:00Z">
        <w:r w:rsidRPr="783F2D85" w:rsidDel="00CA34B1">
          <w:rPr>
            <w:rFonts w:ascii="Times New Roman" w:hAnsi="Times New Roman" w:cs="Times New Roman"/>
            <w:sz w:val="20"/>
            <w:szCs w:val="20"/>
          </w:rPr>
          <w:delText>This convergence across independent studies</w:delText>
        </w:r>
        <w:r w:rsidR="003D60C6"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 using various methodologies, time frames, and asset classes</w:delText>
        </w:r>
        <w:r w:rsidR="003D60C6"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 strengthens the theoretical bas</w:delText>
        </w:r>
        <w:r w:rsidR="003D60C6" w:rsidRPr="783F2D85" w:rsidDel="00CA34B1">
          <w:rPr>
            <w:rFonts w:ascii="Times New Roman" w:hAnsi="Times New Roman" w:cs="Times New Roman"/>
            <w:sz w:val="20"/>
            <w:szCs w:val="20"/>
          </w:rPr>
          <w:delText>is</w:delText>
        </w:r>
        <w:r w:rsidRPr="783F2D85" w:rsidDel="00CA34B1">
          <w:rPr>
            <w:rFonts w:ascii="Times New Roman" w:hAnsi="Times New Roman" w:cs="Times New Roman"/>
            <w:sz w:val="20"/>
            <w:szCs w:val="20"/>
          </w:rPr>
          <w:delText xml:space="preserve"> for sentiment-based regime detection. The consistent 1-6 day lead times suggest an optimal window for early-warning systems that predict regime changes. </w:delText>
        </w:r>
      </w:del>
    </w:p>
    <w:p w14:paraId="2906A8B4" w14:textId="0EFC89BD" w:rsidR="00197414" w:rsidRPr="00896D2E" w:rsidDel="00CA34B1" w:rsidRDefault="00197414" w:rsidP="007748AA">
      <w:pPr>
        <w:spacing w:after="319"/>
        <w:rPr>
          <w:del w:id="451" w:author="Rocha, Jonathan" w:date="2026-02-26T11:09:00Z" w16du:dateUtc="2026-02-26T17:09:00Z"/>
          <w:rFonts w:ascii="Times New Roman" w:hAnsi="Times New Roman" w:cs="Times New Roman"/>
          <w:sz w:val="20"/>
          <w:szCs w:val="20"/>
        </w:rPr>
      </w:pPr>
      <w:del w:id="452" w:author="Rocha, Jonathan" w:date="2026-02-26T11:09:00Z" w16du:dateUtc="2026-02-26T17:09:00Z">
        <w:r w:rsidRPr="783F2D85" w:rsidDel="00CA34B1">
          <w:rPr>
            <w:rFonts w:ascii="Times New Roman" w:hAnsi="Times New Roman" w:cs="Times New Roman"/>
            <w:sz w:val="20"/>
            <w:szCs w:val="20"/>
          </w:rPr>
          <w:delText xml:space="preserve">The data supporting these analyses has also grown. Fottner et al. (2022) introduced a Reddit financial image-post sentiment dataset, while Dong et al. (2024) and Xu et al. (2025) proposed multimodal financial time-series datasets that combine textual and market signals. These developments show a broader shift toward reproducible, multi-source benchmarks for sentiment-driven forecasting and regime analysis. </w:delText>
        </w:r>
      </w:del>
    </w:p>
    <w:p w14:paraId="6382D1CC" w14:textId="7EF310BC" w:rsidR="009D0C6E" w:rsidRPr="00896D2E" w:rsidDel="00CA34B1" w:rsidRDefault="00BC2661" w:rsidP="007748AA">
      <w:pPr>
        <w:spacing w:after="319"/>
        <w:rPr>
          <w:del w:id="453" w:author="Rocha, Jonathan" w:date="2026-02-26T11:09:00Z" w16du:dateUtc="2026-02-26T17:09:00Z"/>
          <w:rFonts w:ascii="Times New Roman" w:hAnsi="Times New Roman" w:cs="Times New Roman"/>
          <w:sz w:val="20"/>
          <w:szCs w:val="20"/>
        </w:rPr>
      </w:pPr>
      <w:del w:id="454" w:author="Rocha, Jonathan" w:date="2026-02-26T11:09:00Z" w16du:dateUtc="2026-02-26T17:09:00Z">
        <w:r w:rsidRPr="783F2D85" w:rsidDel="00CA34B1">
          <w:rPr>
            <w:rFonts w:ascii="Times New Roman" w:hAnsi="Times New Roman" w:cs="Times New Roman"/>
            <w:b/>
            <w:bCs/>
            <w:sz w:val="20"/>
            <w:szCs w:val="20"/>
          </w:rPr>
          <w:delText>2.2.5 Limitations and Short-Term Prediction Challenges</w:delText>
        </w:r>
      </w:del>
    </w:p>
    <w:p w14:paraId="41FD3FF0" w14:textId="01789DBA" w:rsidR="00197414" w:rsidRPr="00896D2E" w:rsidDel="00CA34B1" w:rsidRDefault="00197414" w:rsidP="007748AA">
      <w:pPr>
        <w:spacing w:after="240"/>
        <w:rPr>
          <w:del w:id="455" w:author="Rocha, Jonathan" w:date="2026-02-26T11:09:00Z" w16du:dateUtc="2026-02-26T17:09:00Z"/>
          <w:rFonts w:ascii="Times New Roman" w:hAnsi="Times New Roman" w:cs="Times New Roman"/>
          <w:sz w:val="20"/>
          <w:szCs w:val="20"/>
        </w:rPr>
      </w:pPr>
      <w:del w:id="456" w:author="Rocha, Jonathan" w:date="2026-02-26T11:09:00Z" w16du:dateUtc="2026-02-26T17:09:00Z">
        <w:r w:rsidRPr="783F2D85" w:rsidDel="00CA34B1">
          <w:rPr>
            <w:rFonts w:ascii="Times New Roman" w:hAnsi="Times New Roman" w:cs="Times New Roman"/>
            <w:sz w:val="20"/>
            <w:szCs w:val="20"/>
          </w:rPr>
          <w:delText>Despite promising evidence for sentiment-based prediction, recent research has highlighted significant limitations that reduce expectations for real-time applications. Kengmegni (2024) conducted a thorough analysis of news sentiment for next-day stock prediction, finding that agreement ratios between sentiment signals and subsequent price movements hover around 0.5—roughly equivalent to random chance. The study reported that market efficiency has improved over time, with prediction error standard deviations decreasing from 0.2 in 2009 to 0.065 by 2023, indicating that markets have become more effective at incorporating sentiment information.</w:delText>
        </w:r>
      </w:del>
    </w:p>
    <w:p w14:paraId="148DE967" w14:textId="74D19B8A" w:rsidR="009D0C6E" w:rsidRPr="00896D2E" w:rsidDel="00CA34B1" w:rsidRDefault="00197414" w:rsidP="007748AA">
      <w:pPr>
        <w:spacing w:after="240"/>
        <w:rPr>
          <w:del w:id="457" w:author="Rocha, Jonathan" w:date="2026-02-26T11:09:00Z" w16du:dateUtc="2026-02-26T17:09:00Z"/>
          <w:rFonts w:ascii="Times New Roman" w:hAnsi="Times New Roman" w:cs="Times New Roman"/>
          <w:sz w:val="20"/>
          <w:szCs w:val="20"/>
        </w:rPr>
      </w:pPr>
      <w:del w:id="458" w:author="Rocha, Jonathan" w:date="2026-02-26T11:09:00Z" w16du:dateUtc="2026-02-26T17:09:00Z">
        <w:r w:rsidRPr="783F2D85" w:rsidDel="00CA34B1">
          <w:rPr>
            <w:rFonts w:ascii="Times New Roman" w:hAnsi="Times New Roman" w:cs="Times New Roman"/>
            <w:sz w:val="20"/>
            <w:szCs w:val="20"/>
          </w:rPr>
          <w:delText xml:space="preserve">Critically, Kengmegni </w:delText>
        </w:r>
        <w:r w:rsidR="003D60C6" w:rsidRPr="783F2D85" w:rsidDel="00CA34B1">
          <w:rPr>
            <w:rFonts w:ascii="Times New Roman" w:hAnsi="Times New Roman" w:cs="Times New Roman"/>
            <w:sz w:val="20"/>
            <w:szCs w:val="20"/>
          </w:rPr>
          <w:delText>foun</w:delText>
        </w:r>
        <w:r w:rsidRPr="783F2D85" w:rsidDel="00CA34B1">
          <w:rPr>
            <w:rFonts w:ascii="Times New Roman" w:hAnsi="Times New Roman" w:cs="Times New Roman"/>
            <w:sz w:val="20"/>
            <w:szCs w:val="20"/>
          </w:rPr>
          <w:delText xml:space="preserve">d that economy-wide sentiment measures outperform stock-specific sentiment for prediction purposes, </w:delText>
        </w:r>
        <w:r w:rsidR="003D60C6" w:rsidRPr="783F2D85" w:rsidDel="00CA34B1">
          <w:rPr>
            <w:rFonts w:ascii="Times New Roman" w:hAnsi="Times New Roman" w:cs="Times New Roman"/>
            <w:sz w:val="20"/>
            <w:szCs w:val="20"/>
          </w:rPr>
          <w:delText>suggest</w:delText>
        </w:r>
        <w:r w:rsidRPr="783F2D85" w:rsidDel="00CA34B1">
          <w:rPr>
            <w:rFonts w:ascii="Times New Roman" w:hAnsi="Times New Roman" w:cs="Times New Roman"/>
            <w:sz w:val="20"/>
            <w:szCs w:val="20"/>
          </w:rPr>
          <w:delText xml:space="preserve">ing that aggregate sentiment indices may reflect systematic factors that individual stock sentiment cannot capture. This finding supports our research focus on cross-asset aggregate sentiment rather than single-security methods. The study’s conclusion that “next-day stock prediction remains elusive” </w:delText>
        </w:r>
        <w:r w:rsidR="003D60C6" w:rsidRPr="783F2D85" w:rsidDel="00CA34B1">
          <w:rPr>
            <w:rFonts w:ascii="Times New Roman" w:hAnsi="Times New Roman" w:cs="Times New Roman"/>
            <w:sz w:val="20"/>
            <w:szCs w:val="20"/>
          </w:rPr>
          <w:delText>underscor</w:delText>
        </w:r>
        <w:r w:rsidRPr="783F2D85" w:rsidDel="00CA34B1">
          <w:rPr>
            <w:rFonts w:ascii="Times New Roman" w:hAnsi="Times New Roman" w:cs="Times New Roman"/>
            <w:sz w:val="20"/>
            <w:szCs w:val="20"/>
          </w:rPr>
          <w:delText>es the importance of regime-level analysis—identifying broad market states—</w:delText>
        </w:r>
        <w:r w:rsidR="003D60C6" w:rsidRPr="783F2D85" w:rsidDel="00CA34B1">
          <w:rPr>
            <w:rFonts w:ascii="Times New Roman" w:hAnsi="Times New Roman" w:cs="Times New Roman"/>
            <w:sz w:val="20"/>
            <w:szCs w:val="20"/>
          </w:rPr>
          <w:delText>over</w:delText>
        </w:r>
        <w:r w:rsidRPr="783F2D85" w:rsidDel="00CA34B1">
          <w:rPr>
            <w:rFonts w:ascii="Times New Roman" w:hAnsi="Times New Roman" w:cs="Times New Roman"/>
            <w:sz w:val="20"/>
            <w:szCs w:val="20"/>
          </w:rPr>
          <w:delText xml:space="preserve"> precise return prediction</w:delText>
        </w:r>
        <w:r w:rsidR="00BC2661" w:rsidRPr="783F2D85" w:rsidDel="00CA34B1">
          <w:rPr>
            <w:rFonts w:ascii="Times New Roman" w:hAnsi="Times New Roman" w:cs="Times New Roman"/>
            <w:sz w:val="20"/>
            <w:szCs w:val="20"/>
          </w:rPr>
          <w:delText>.</w:delText>
        </w:r>
      </w:del>
    </w:p>
    <w:p w14:paraId="233FE0B2" w14:textId="133FBD03" w:rsidR="009D0C6E" w:rsidRPr="00896D2E" w:rsidDel="00CA34B1" w:rsidRDefault="00BC2661" w:rsidP="007748AA">
      <w:pPr>
        <w:spacing w:after="319"/>
        <w:rPr>
          <w:del w:id="459" w:author="Rocha, Jonathan" w:date="2026-02-26T11:09:00Z" w16du:dateUtc="2026-02-26T17:09:00Z"/>
          <w:rFonts w:ascii="Times New Roman" w:hAnsi="Times New Roman" w:cs="Times New Roman"/>
          <w:sz w:val="20"/>
          <w:szCs w:val="20"/>
        </w:rPr>
      </w:pPr>
      <w:del w:id="460" w:author="Rocha, Jonathan" w:date="2026-02-26T11:09:00Z" w16du:dateUtc="2026-02-26T17:09:00Z">
        <w:r w:rsidRPr="783F2D85" w:rsidDel="00CA34B1">
          <w:rPr>
            <w:rFonts w:ascii="Times New Roman" w:hAnsi="Times New Roman" w:cs="Times New Roman"/>
            <w:b/>
            <w:bCs/>
            <w:sz w:val="20"/>
            <w:szCs w:val="20"/>
          </w:rPr>
          <w:delText>2.2.6 Cross-Asset Sentiment Spillover</w:delText>
        </w:r>
      </w:del>
    </w:p>
    <w:p w14:paraId="5725DB84" w14:textId="6F6959FC" w:rsidR="00197414" w:rsidRPr="00896D2E" w:rsidDel="00CA34B1" w:rsidRDefault="00197414" w:rsidP="007748AA">
      <w:pPr>
        <w:spacing w:after="240"/>
        <w:rPr>
          <w:del w:id="461" w:author="Rocha, Jonathan" w:date="2026-02-26T11:09:00Z" w16du:dateUtc="2026-02-26T17:09:00Z"/>
          <w:rFonts w:ascii="Times New Roman" w:hAnsi="Times New Roman" w:cs="Times New Roman"/>
          <w:sz w:val="20"/>
          <w:szCs w:val="20"/>
        </w:rPr>
      </w:pPr>
      <w:del w:id="462" w:author="Rocha, Jonathan" w:date="2026-02-26T11:09:00Z" w16du:dateUtc="2026-02-26T17:09:00Z">
        <w:r w:rsidRPr="783F2D85" w:rsidDel="00CA34B1">
          <w:rPr>
            <w:rFonts w:ascii="Times New Roman" w:hAnsi="Times New Roman" w:cs="Times New Roman"/>
            <w:sz w:val="20"/>
            <w:szCs w:val="20"/>
          </w:rPr>
          <w:delText>While single-asset sentiment analysis is well</w:delText>
        </w:r>
        <w:r w:rsidR="003D60C6" w:rsidRPr="783F2D85" w:rsidDel="00CA34B1">
          <w:rPr>
            <w:rFonts w:ascii="Times New Roman" w:hAnsi="Times New Roman" w:cs="Times New Roman"/>
            <w:sz w:val="20"/>
            <w:szCs w:val="20"/>
          </w:rPr>
          <w:delText xml:space="preserve"> </w:delText>
        </w:r>
        <w:r w:rsidRPr="783F2D85" w:rsidDel="00CA34B1">
          <w:rPr>
            <w:rFonts w:ascii="Times New Roman" w:hAnsi="Times New Roman" w:cs="Times New Roman"/>
            <w:sz w:val="20"/>
            <w:szCs w:val="20"/>
          </w:rPr>
          <w:delText xml:space="preserve">developed, cross-asset approaches </w:delText>
        </w:r>
        <w:r w:rsidR="003D60C6" w:rsidRPr="783F2D85" w:rsidDel="00CA34B1">
          <w:rPr>
            <w:rFonts w:ascii="Times New Roman" w:hAnsi="Times New Roman" w:cs="Times New Roman"/>
            <w:sz w:val="20"/>
            <w:szCs w:val="20"/>
          </w:rPr>
          <w:delText>remain</w:delText>
        </w:r>
        <w:r w:rsidRPr="783F2D85" w:rsidDel="00CA34B1">
          <w:rPr>
            <w:rFonts w:ascii="Times New Roman" w:hAnsi="Times New Roman" w:cs="Times New Roman"/>
            <w:sz w:val="20"/>
            <w:szCs w:val="20"/>
          </w:rPr>
          <w:delText xml:space="preserve"> limited but show great potential. Caferra (2022) studied sentiment spillovers between cryptocurrency (Bitcoin) and stock markets (S&amp;P 500) using Transfer Entropy methods. The study found that sentiment metrics mediate the link between these markets: crypto sentiment impacts stock returns, and economic sentiment influences Bitcoin behavior. Notably, entropy-based methods outperformed traditional VAR models in detecting these connections, highlighting the value of information-theoretic approaches for cross-asset analysis.</w:delText>
        </w:r>
      </w:del>
    </w:p>
    <w:p w14:paraId="62632F71" w14:textId="6940AEE8" w:rsidR="00197414" w:rsidRPr="00896D2E" w:rsidDel="00CA34B1" w:rsidRDefault="00197414" w:rsidP="007748AA">
      <w:pPr>
        <w:spacing w:after="240"/>
        <w:rPr>
          <w:del w:id="463" w:author="Rocha, Jonathan" w:date="2026-02-26T11:09:00Z" w16du:dateUtc="2026-02-26T17:09:00Z"/>
          <w:rFonts w:ascii="Times New Roman" w:hAnsi="Times New Roman" w:cs="Times New Roman"/>
          <w:sz w:val="20"/>
          <w:szCs w:val="20"/>
        </w:rPr>
      </w:pPr>
      <w:del w:id="464" w:author="Rocha, Jonathan" w:date="2026-02-26T11:09:00Z" w16du:dateUtc="2026-02-26T17:09:00Z">
        <w:r w:rsidRPr="783F2D85" w:rsidDel="00CA34B1">
          <w:rPr>
            <w:rFonts w:ascii="Times New Roman" w:hAnsi="Times New Roman" w:cs="Times New Roman"/>
            <w:sz w:val="20"/>
            <w:szCs w:val="20"/>
          </w:rPr>
          <w:delText>Cao et al. (2025) examined sentiment-connectedness networks among S&amp;P 500 companies using nonlinear Granger causality and entropy-based centrality measures. Their results showed that firms with higher sentiment connectedness face significantly higher stock price crash risk. This effect was especially strong during market stress, when sentiment connectedness was a better predictor than individual firm sentiment. This research shows how network-based sentiment analysis can identify the spread of systemic risk.</w:delText>
        </w:r>
      </w:del>
    </w:p>
    <w:p w14:paraId="1C01BE31" w14:textId="65FEBFA8" w:rsidR="009D0C6E" w:rsidRPr="00896D2E" w:rsidDel="00CA34B1" w:rsidRDefault="00197414" w:rsidP="007748AA">
      <w:pPr>
        <w:spacing w:after="240"/>
        <w:rPr>
          <w:del w:id="465" w:author="Rocha, Jonathan" w:date="2026-02-26T11:09:00Z" w16du:dateUtc="2026-02-26T17:09:00Z"/>
          <w:rFonts w:ascii="Times New Roman" w:hAnsi="Times New Roman" w:cs="Times New Roman"/>
          <w:sz w:val="20"/>
          <w:szCs w:val="20"/>
        </w:rPr>
      </w:pPr>
      <w:del w:id="466" w:author="Rocha, Jonathan" w:date="2026-02-26T11:09:00Z" w16du:dateUtc="2026-02-26T17:09:00Z">
        <w:r w:rsidRPr="783F2D85" w:rsidDel="00CA34B1">
          <w:rPr>
            <w:rFonts w:ascii="Times New Roman" w:hAnsi="Times New Roman" w:cs="Times New Roman"/>
            <w:sz w:val="20"/>
            <w:szCs w:val="20"/>
          </w:rPr>
          <w:delText>Nyakurukwa and Seetharam (2025) mapped investor sentiment networks across DJIA stocks, discovering that sentiment is highly interconnected among major stocks and affects market behavior through network effects. Their network analysis provides a foundation for understanding how sentiment moves through interconnected markets. These concepts for cross-asset sentiment transmission are further explored in Section 2.3</w:delText>
        </w:r>
        <w:r w:rsidR="00BC2661" w:rsidRPr="783F2D85" w:rsidDel="00CA34B1">
          <w:rPr>
            <w:rFonts w:ascii="Times New Roman" w:hAnsi="Times New Roman" w:cs="Times New Roman"/>
            <w:sz w:val="20"/>
            <w:szCs w:val="20"/>
          </w:rPr>
          <w:delText>.</w:delText>
        </w:r>
      </w:del>
    </w:p>
    <w:p w14:paraId="09EA1ACC" w14:textId="48FA1E61" w:rsidR="009D0C6E" w:rsidRPr="00896D2E" w:rsidDel="00CA34B1" w:rsidRDefault="00BC2661" w:rsidP="007748AA">
      <w:pPr>
        <w:spacing w:after="287"/>
        <w:rPr>
          <w:del w:id="467" w:author="Rocha, Jonathan" w:date="2026-02-26T11:09:00Z" w16du:dateUtc="2026-02-26T17:09:00Z"/>
          <w:rFonts w:ascii="Times New Roman" w:hAnsi="Times New Roman" w:cs="Times New Roman"/>
          <w:sz w:val="20"/>
          <w:szCs w:val="20"/>
        </w:rPr>
      </w:pPr>
      <w:del w:id="468" w:author="Rocha, Jonathan" w:date="2026-02-26T11:09:00Z" w16du:dateUtc="2026-02-26T17:09:00Z">
        <w:r w:rsidRPr="783F2D85" w:rsidDel="00CA34B1">
          <w:rPr>
            <w:rFonts w:ascii="Times New Roman" w:hAnsi="Times New Roman" w:cs="Times New Roman"/>
            <w:b/>
            <w:bCs/>
            <w:sz w:val="20"/>
            <w:szCs w:val="20"/>
          </w:rPr>
          <w:delText>2.3 Cross-Asset Sentiment Analysis</w:delText>
        </w:r>
      </w:del>
    </w:p>
    <w:p w14:paraId="7512B20A" w14:textId="32D72946" w:rsidR="009D0C6E" w:rsidRPr="00896D2E" w:rsidDel="00CA34B1" w:rsidRDefault="00197414" w:rsidP="007748AA">
      <w:pPr>
        <w:spacing w:after="240"/>
        <w:rPr>
          <w:del w:id="469" w:author="Rocha, Jonathan" w:date="2026-02-26T11:09:00Z" w16du:dateUtc="2026-02-26T17:09:00Z"/>
          <w:rFonts w:ascii="Times New Roman" w:hAnsi="Times New Roman" w:cs="Times New Roman"/>
          <w:sz w:val="20"/>
          <w:szCs w:val="20"/>
        </w:rPr>
      </w:pPr>
      <w:del w:id="470" w:author="Rocha, Jonathan" w:date="2026-02-26T11:09:00Z" w16du:dateUtc="2026-02-26T17:09:00Z">
        <w:r w:rsidRPr="783F2D85" w:rsidDel="00CA34B1">
          <w:rPr>
            <w:rFonts w:ascii="Times New Roman" w:hAnsi="Times New Roman" w:cs="Times New Roman"/>
            <w:sz w:val="20"/>
            <w:szCs w:val="20"/>
          </w:rPr>
          <w:delText>While sentiment analysis has advanced for individual asset classes, combining sentiment signals across multiple markets remains challenging</w:delText>
        </w:r>
        <w:r w:rsidR="003D60C6"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 with significant theoretical and practical </w:delText>
        </w:r>
        <w:r w:rsidR="003D60C6" w:rsidRPr="783F2D85" w:rsidDel="00CA34B1">
          <w:rPr>
            <w:rFonts w:ascii="Times New Roman" w:hAnsi="Times New Roman" w:cs="Times New Roman"/>
            <w:sz w:val="20"/>
            <w:szCs w:val="20"/>
          </w:rPr>
          <w:delText>implication</w:delText>
        </w:r>
        <w:r w:rsidRPr="783F2D85" w:rsidDel="00CA34B1">
          <w:rPr>
            <w:rFonts w:ascii="Times New Roman" w:hAnsi="Times New Roman" w:cs="Times New Roman"/>
            <w:sz w:val="20"/>
            <w:szCs w:val="20"/>
          </w:rPr>
          <w:delText xml:space="preserve">s. Cross-asset sentiment analysis </w:delText>
        </w:r>
        <w:r w:rsidR="003D60C6" w:rsidRPr="783F2D85" w:rsidDel="00CA34B1">
          <w:rPr>
            <w:rFonts w:ascii="Times New Roman" w:hAnsi="Times New Roman" w:cs="Times New Roman"/>
            <w:sz w:val="20"/>
            <w:szCs w:val="20"/>
          </w:rPr>
          <w:delText>examin</w:delText>
        </w:r>
        <w:r w:rsidRPr="783F2D85" w:rsidDel="00CA34B1">
          <w:rPr>
            <w:rFonts w:ascii="Times New Roman" w:hAnsi="Times New Roman" w:cs="Times New Roman"/>
            <w:sz w:val="20"/>
            <w:szCs w:val="20"/>
          </w:rPr>
          <w:delText>es how investor psychology spreads across markets, uncovering connections that traditional correlation measures might overlook. This section reviews emerging research on sentiment spillovers, cross-market transmission mechanisms, and the extension of sentiment analysis to forex, commodities, and multi-asset portfolios.</w:delText>
        </w:r>
      </w:del>
    </w:p>
    <w:p w14:paraId="694510BB" w14:textId="439081AC" w:rsidR="009D0C6E" w:rsidRPr="00896D2E" w:rsidDel="00CA34B1" w:rsidRDefault="00BC2661" w:rsidP="007748AA">
      <w:pPr>
        <w:spacing w:after="319"/>
        <w:rPr>
          <w:del w:id="471" w:author="Rocha, Jonathan" w:date="2026-02-26T11:09:00Z" w16du:dateUtc="2026-02-26T17:09:00Z"/>
          <w:rFonts w:ascii="Times New Roman" w:hAnsi="Times New Roman" w:cs="Times New Roman"/>
          <w:sz w:val="20"/>
          <w:szCs w:val="20"/>
        </w:rPr>
      </w:pPr>
      <w:del w:id="472" w:author="Rocha, Jonathan" w:date="2026-02-26T11:09:00Z" w16du:dateUtc="2026-02-26T17:09:00Z">
        <w:r w:rsidRPr="783F2D85" w:rsidDel="00CA34B1">
          <w:rPr>
            <w:rFonts w:ascii="Times New Roman" w:hAnsi="Times New Roman" w:cs="Times New Roman"/>
            <w:b/>
            <w:bCs/>
            <w:sz w:val="20"/>
            <w:szCs w:val="20"/>
          </w:rPr>
          <w:delText>2.3.1 Sentiment Spillover Mechanisms</w:delText>
        </w:r>
      </w:del>
    </w:p>
    <w:p w14:paraId="36D833E4" w14:textId="00182522" w:rsidR="00197414" w:rsidRPr="00896D2E" w:rsidDel="00CA34B1" w:rsidRDefault="00197414" w:rsidP="007748AA">
      <w:pPr>
        <w:spacing w:after="240"/>
        <w:rPr>
          <w:del w:id="473" w:author="Rocha, Jonathan" w:date="2026-02-26T11:09:00Z" w16du:dateUtc="2026-02-26T17:09:00Z"/>
          <w:rFonts w:ascii="Times New Roman" w:hAnsi="Times New Roman" w:cs="Times New Roman"/>
          <w:sz w:val="20"/>
          <w:szCs w:val="20"/>
        </w:rPr>
      </w:pPr>
      <w:del w:id="474" w:author="Rocha, Jonathan" w:date="2026-02-26T11:09:00Z" w16du:dateUtc="2026-02-26T17:09:00Z">
        <w:r w:rsidRPr="783F2D85" w:rsidDel="00CA34B1">
          <w:rPr>
            <w:rFonts w:ascii="Times New Roman" w:hAnsi="Times New Roman" w:cs="Times New Roman"/>
            <w:sz w:val="20"/>
            <w:szCs w:val="20"/>
          </w:rPr>
          <w:delText>The theoretical basis for cross-asset sentiment analysis is rooted in the idea that investor psychology ignores asset class boundaries. Caferra (2022) presented crucial evidence of sentiment spillovers between cryptocurrency (Bitcoin) and equity markets (S&amp;P 500) using Transfer Entropy methods—an information-theoretic technique that captures directional information flow beyond linear correlations. The study showed that crypto sentiment influences stock returns, while economic sentiment affects Bitcoin dynamics, demonstrating bidirectional sentiment transfer. Notably, entropy-based methods outperformed traditional VAR models in identifying these links, indicating that sentiment spillovers are mainly nonlinear and require suitable analytical tools.</w:delText>
        </w:r>
      </w:del>
    </w:p>
    <w:p w14:paraId="238AD287" w14:textId="6F80487F" w:rsidR="009D0C6E" w:rsidRPr="00896D2E" w:rsidDel="00CA34B1" w:rsidRDefault="00197414" w:rsidP="007748AA">
      <w:pPr>
        <w:spacing w:after="240"/>
        <w:rPr>
          <w:del w:id="475" w:author="Rocha, Jonathan" w:date="2026-02-26T11:09:00Z" w16du:dateUtc="2026-02-26T17:09:00Z"/>
          <w:rFonts w:ascii="Times New Roman" w:hAnsi="Times New Roman" w:cs="Times New Roman"/>
          <w:sz w:val="20"/>
          <w:szCs w:val="20"/>
        </w:rPr>
      </w:pPr>
      <w:del w:id="476" w:author="Rocha, Jonathan" w:date="2026-02-26T11:09:00Z" w16du:dateUtc="2026-02-26T17:09:00Z">
        <w:r w:rsidRPr="783F2D85" w:rsidDel="00CA34B1">
          <w:rPr>
            <w:rFonts w:ascii="Times New Roman" w:hAnsi="Times New Roman" w:cs="Times New Roman"/>
            <w:sz w:val="20"/>
            <w:szCs w:val="20"/>
          </w:rPr>
          <w:delText xml:space="preserve">Wang et al. (2024) </w:delText>
        </w:r>
        <w:r w:rsidR="003D60C6" w:rsidRPr="783F2D85" w:rsidDel="00CA34B1">
          <w:rPr>
            <w:rFonts w:ascii="Times New Roman" w:hAnsi="Times New Roman" w:cs="Times New Roman"/>
            <w:sz w:val="20"/>
            <w:szCs w:val="20"/>
          </w:rPr>
          <w:delText>extended cross-asset analysis to China’s stock and bond markets, finding asymmetric momentum transfer: stock market momentum negatively affects bond returns, whereas bond market momentum positively affects</w:delText>
        </w:r>
        <w:r w:rsidRPr="783F2D85" w:rsidDel="00CA34B1">
          <w:rPr>
            <w:rFonts w:ascii="Times New Roman" w:hAnsi="Times New Roman" w:cs="Times New Roman"/>
            <w:sz w:val="20"/>
            <w:szCs w:val="20"/>
          </w:rPr>
          <w:delText xml:space="preserve"> stock returns. Their analysis revealed that hybrid funds act as intermediaries in this transfer, with more flexible asset allocation enabling stronger cross-market effects. For every 1% rise in hybrid fund returns, the CSI 300 Index increased by 0.73-0.86%. These findings show that institutional investment vehicles can amplify or weaken cross-asset sentiment transmission—a factor to consider for understanding how sentiment signals are transmitted or distorted across market boundaries.</w:delText>
        </w:r>
      </w:del>
    </w:p>
    <w:p w14:paraId="1FBB48DB" w14:textId="2DCAC26E" w:rsidR="009D0C6E" w:rsidRPr="00896D2E" w:rsidDel="00CA34B1" w:rsidRDefault="00BC2661" w:rsidP="007748AA">
      <w:pPr>
        <w:spacing w:after="319"/>
        <w:rPr>
          <w:del w:id="477" w:author="Rocha, Jonathan" w:date="2026-02-26T11:09:00Z" w16du:dateUtc="2026-02-26T17:09:00Z"/>
          <w:rFonts w:ascii="Times New Roman" w:hAnsi="Times New Roman" w:cs="Times New Roman"/>
          <w:sz w:val="20"/>
          <w:szCs w:val="20"/>
        </w:rPr>
      </w:pPr>
      <w:del w:id="478" w:author="Rocha, Jonathan" w:date="2026-02-26T11:09:00Z" w16du:dateUtc="2026-02-26T17:09:00Z">
        <w:r w:rsidRPr="783F2D85" w:rsidDel="00CA34B1">
          <w:rPr>
            <w:rFonts w:ascii="Times New Roman" w:hAnsi="Times New Roman" w:cs="Times New Roman"/>
            <w:b/>
            <w:bCs/>
            <w:sz w:val="20"/>
            <w:szCs w:val="20"/>
          </w:rPr>
          <w:delText>2.3.2 Network-Based Approaches and Sentiment Connectedness</w:delText>
        </w:r>
      </w:del>
    </w:p>
    <w:p w14:paraId="49C0CE16" w14:textId="43622FAD" w:rsidR="00197414" w:rsidRPr="00896D2E" w:rsidDel="00CA34B1" w:rsidRDefault="00197414" w:rsidP="007748AA">
      <w:pPr>
        <w:spacing w:after="240"/>
        <w:rPr>
          <w:del w:id="479" w:author="Rocha, Jonathan" w:date="2026-02-26T11:09:00Z" w16du:dateUtc="2026-02-26T17:09:00Z"/>
          <w:rFonts w:ascii="Times New Roman" w:hAnsi="Times New Roman" w:cs="Times New Roman"/>
          <w:sz w:val="20"/>
          <w:szCs w:val="20"/>
        </w:rPr>
      </w:pPr>
      <w:del w:id="480" w:author="Rocha, Jonathan" w:date="2026-02-26T11:09:00Z" w16du:dateUtc="2026-02-26T17:09:00Z">
        <w:r w:rsidRPr="783F2D85" w:rsidDel="00CA34B1">
          <w:rPr>
            <w:rFonts w:ascii="Times New Roman" w:hAnsi="Times New Roman" w:cs="Times New Roman"/>
            <w:sz w:val="20"/>
            <w:szCs w:val="20"/>
          </w:rPr>
          <w:delText xml:space="preserve">Network analysis has become a powerful tool for understanding how sentiment changes across interconnected markets. Cao et al. (2025) examined sentiment-connectedness networks among S&amp;P 500 firms using nonlinear Granger causality and entropy-based centrality measures, finding that firms with higher sentiment connectedness face significantly increased stock price crash risk. This effect was especially strong during market extremes, when network-level sentiment measures outperformed individual-firm sentiment in predicting risk. </w:delText>
        </w:r>
      </w:del>
    </w:p>
    <w:p w14:paraId="24BF4A77" w14:textId="791B144E" w:rsidR="009D0C6E" w:rsidRPr="00896D2E" w:rsidDel="00CA34B1" w:rsidRDefault="00197414" w:rsidP="007748AA">
      <w:pPr>
        <w:spacing w:after="240"/>
        <w:rPr>
          <w:del w:id="481" w:author="Rocha, Jonathan" w:date="2026-02-26T11:09:00Z" w16du:dateUtc="2026-02-26T17:09:00Z"/>
          <w:rFonts w:ascii="Times New Roman" w:hAnsi="Times New Roman" w:cs="Times New Roman"/>
          <w:sz w:val="20"/>
          <w:szCs w:val="20"/>
        </w:rPr>
      </w:pPr>
      <w:del w:id="482" w:author="Rocha, Jonathan" w:date="2026-02-26T11:09:00Z" w16du:dateUtc="2026-02-26T17:09:00Z">
        <w:r w:rsidRPr="783F2D85" w:rsidDel="00CA34B1">
          <w:rPr>
            <w:rFonts w:ascii="Times New Roman" w:hAnsi="Times New Roman" w:cs="Times New Roman"/>
            <w:sz w:val="20"/>
            <w:szCs w:val="20"/>
          </w:rPr>
          <w:delText>Yang et al. (2025) introduced a Cross-Asset Risk Management framework that uses large language models for real-time monitoring of equity, fixed-income, and currency markets. Their method combines market signals across asset classes to identify potential risks and opportunities, achieving 82.1% accuracy in predicting market shifts—far better than traditional methods, including blockchain-enhanced frameworks (74.0%) and standard big data approaches (75.2%). The framework’s use of GPT-4 and Llama-3-30b to understand financial texts across asset classes demonstrates the practical potential of unified, cross-asset sentiment monitoring systems.</w:delText>
        </w:r>
      </w:del>
    </w:p>
    <w:p w14:paraId="59988A79" w14:textId="1AF89E0F" w:rsidR="009D0C6E" w:rsidRPr="00896D2E" w:rsidDel="00CA34B1" w:rsidRDefault="00BC2661" w:rsidP="007748AA">
      <w:pPr>
        <w:spacing w:after="319"/>
        <w:rPr>
          <w:del w:id="483" w:author="Rocha, Jonathan" w:date="2026-02-26T11:09:00Z" w16du:dateUtc="2026-02-26T17:09:00Z"/>
          <w:rFonts w:ascii="Times New Roman" w:hAnsi="Times New Roman" w:cs="Times New Roman"/>
          <w:sz w:val="20"/>
          <w:szCs w:val="20"/>
        </w:rPr>
      </w:pPr>
      <w:del w:id="484" w:author="Rocha, Jonathan" w:date="2026-02-26T11:09:00Z" w16du:dateUtc="2026-02-26T17:09:00Z">
        <w:r w:rsidRPr="783F2D85" w:rsidDel="00CA34B1">
          <w:rPr>
            <w:rFonts w:ascii="Times New Roman" w:hAnsi="Times New Roman" w:cs="Times New Roman"/>
            <w:b/>
            <w:bCs/>
            <w:sz w:val="20"/>
            <w:szCs w:val="20"/>
          </w:rPr>
          <w:delText>2.3.3 Forex and Currency Market Sentiment</w:delText>
        </w:r>
      </w:del>
    </w:p>
    <w:p w14:paraId="216B73B3" w14:textId="414EAA5E" w:rsidR="00197414" w:rsidRPr="00896D2E" w:rsidDel="00CA34B1" w:rsidRDefault="00197414" w:rsidP="007748AA">
      <w:pPr>
        <w:spacing w:after="240"/>
        <w:rPr>
          <w:del w:id="485" w:author="Rocha, Jonathan" w:date="2026-02-26T11:09:00Z" w16du:dateUtc="2026-02-26T17:09:00Z"/>
          <w:rFonts w:ascii="Times New Roman" w:hAnsi="Times New Roman" w:cs="Times New Roman"/>
          <w:sz w:val="20"/>
          <w:szCs w:val="20"/>
        </w:rPr>
      </w:pPr>
      <w:del w:id="486" w:author="Rocha, Jonathan" w:date="2026-02-26T11:09:00Z" w16du:dateUtc="2026-02-26T17:09:00Z">
        <w:r w:rsidRPr="783F2D85" w:rsidDel="00CA34B1">
          <w:rPr>
            <w:rFonts w:ascii="Times New Roman" w:hAnsi="Times New Roman" w:cs="Times New Roman"/>
            <w:sz w:val="20"/>
            <w:szCs w:val="20"/>
          </w:rPr>
          <w:delText xml:space="preserve">Foreign exchange markets, characterized by 24-hour trading and sensitivity to macroeconomic narratives, present unique opportunities for sentiment-based analysis. Olaiyapo (2024) examined sentiment analysis for generating Forex trading signals, combining lexicon-based analysis with Naive Bayes classification on news articles and social media posts related to the US Dollar. The Naive Bayes model achieved 85% classification accuracy with a precision of 0.87 and an F1-score of 0.86. When combined with technical indicators such as moving averages and RSI, sentiment-based signals generated over 12% </w:delText>
        </w:r>
        <w:r w:rsidR="003D60C6" w:rsidRPr="783F2D85" w:rsidDel="00CA34B1">
          <w:rPr>
            <w:rFonts w:ascii="Times New Roman" w:hAnsi="Times New Roman" w:cs="Times New Roman"/>
            <w:sz w:val="20"/>
            <w:szCs w:val="20"/>
          </w:rPr>
          <w:delText>in profits</w:delText>
        </w:r>
        <w:r w:rsidRPr="783F2D85" w:rsidDel="00CA34B1">
          <w:rPr>
            <w:rFonts w:ascii="Times New Roman" w:hAnsi="Times New Roman" w:cs="Times New Roman"/>
            <w:sz w:val="20"/>
            <w:szCs w:val="20"/>
          </w:rPr>
          <w:delText xml:space="preserve"> during the testing period, demonstrating the practical value of sentiment integration for currency trading. </w:delText>
        </w:r>
      </w:del>
    </w:p>
    <w:p w14:paraId="38DCEEE9" w14:textId="1A38878E" w:rsidR="00197414" w:rsidRPr="00896D2E" w:rsidDel="00CA34B1" w:rsidRDefault="00197414" w:rsidP="007748AA">
      <w:pPr>
        <w:spacing w:after="240"/>
        <w:rPr>
          <w:del w:id="487" w:author="Rocha, Jonathan" w:date="2026-02-26T11:09:00Z" w16du:dateUtc="2026-02-26T17:09:00Z"/>
          <w:rFonts w:ascii="Times New Roman" w:hAnsi="Times New Roman" w:cs="Times New Roman"/>
          <w:sz w:val="20"/>
          <w:szCs w:val="20"/>
        </w:rPr>
      </w:pPr>
      <w:del w:id="488" w:author="Rocha, Jonathan" w:date="2026-02-26T11:09:00Z" w16du:dateUtc="2026-02-26T17:09:00Z">
        <w:r w:rsidRPr="783F2D85" w:rsidDel="00CA34B1">
          <w:rPr>
            <w:rFonts w:ascii="Times New Roman" w:hAnsi="Times New Roman" w:cs="Times New Roman"/>
            <w:sz w:val="20"/>
            <w:szCs w:val="20"/>
          </w:rPr>
          <w:delText xml:space="preserve">Dakalbab et al. (2025) advanced Forex prediction by integrating technical and sentiment analysis via cross-modal attention mechanisms within a multimodal deep learning framework. Testing on EUR/USD, GBP/USD, and USD/JPY currency pairs, their hybrid attention model achieved an accuracy of 82.9% and a Matthews Correlation Coefficient of 0.744-0.776, consistently outperforming single-modality approaches. The study’s key contribution was to demonstrate that sentiment-technical fusion captures market dynamics that neither modality alone can capture—a finding with direct implications for multi-source regime-detection systems. </w:delText>
        </w:r>
      </w:del>
    </w:p>
    <w:p w14:paraId="0F188F1D" w14:textId="3CC6AAFC" w:rsidR="009D0C6E" w:rsidRPr="00896D2E" w:rsidDel="00CA34B1" w:rsidRDefault="00197414" w:rsidP="007748AA">
      <w:pPr>
        <w:spacing w:after="240"/>
        <w:rPr>
          <w:del w:id="489" w:author="Rocha, Jonathan" w:date="2026-02-26T11:09:00Z" w16du:dateUtc="2026-02-26T17:09:00Z"/>
          <w:rFonts w:ascii="Times New Roman" w:hAnsi="Times New Roman" w:cs="Times New Roman"/>
          <w:sz w:val="20"/>
          <w:szCs w:val="20"/>
        </w:rPr>
      </w:pPr>
      <w:del w:id="490" w:author="Rocha, Jonathan" w:date="2026-02-26T11:09:00Z" w16du:dateUtc="2026-02-26T17:09:00Z">
        <w:r w:rsidRPr="783F2D85" w:rsidDel="00CA34B1">
          <w:rPr>
            <w:rFonts w:ascii="Times New Roman" w:hAnsi="Times New Roman" w:cs="Times New Roman"/>
            <w:sz w:val="20"/>
            <w:szCs w:val="20"/>
          </w:rPr>
          <w:delText>Sibande et al. (2021) established a direct link between herding behavior in currency markets and investor sentiment using a Twitter-based happiness index. Analyzing nine developed-market currencies, they found that forex markets exhibit strong anti-herding behavior, particularly during extreme sentiment states. The relationship between sentiment and anti-herding proved regime-specific: extreme bullish or bearish sentiment strengthened anti-herding, while average sentiment was associated with weaker effects. These findings suggest that real-time sentiment monitoring can identify periods of heightened speculative activity in currency markets—a capability directly relevant to regime detection</w:delText>
        </w:r>
        <w:r w:rsidR="00BC2661" w:rsidRPr="783F2D85" w:rsidDel="00CA34B1">
          <w:rPr>
            <w:rFonts w:ascii="Times New Roman" w:hAnsi="Times New Roman" w:cs="Times New Roman"/>
            <w:sz w:val="20"/>
            <w:szCs w:val="20"/>
          </w:rPr>
          <w:delText>.</w:delText>
        </w:r>
      </w:del>
    </w:p>
    <w:p w14:paraId="3C36F3EC" w14:textId="35F1912D" w:rsidR="009D0C6E" w:rsidRPr="00896D2E" w:rsidDel="00CA34B1" w:rsidRDefault="00BC2661" w:rsidP="007748AA">
      <w:pPr>
        <w:spacing w:after="319"/>
        <w:rPr>
          <w:del w:id="491" w:author="Rocha, Jonathan" w:date="2026-02-26T11:09:00Z" w16du:dateUtc="2026-02-26T17:09:00Z"/>
          <w:rFonts w:ascii="Times New Roman" w:hAnsi="Times New Roman" w:cs="Times New Roman"/>
          <w:sz w:val="20"/>
          <w:szCs w:val="20"/>
        </w:rPr>
      </w:pPr>
      <w:del w:id="492" w:author="Rocha, Jonathan" w:date="2026-02-26T11:09:00Z" w16du:dateUtc="2026-02-26T17:09:00Z">
        <w:r w:rsidRPr="783F2D85" w:rsidDel="00CA34B1">
          <w:rPr>
            <w:rFonts w:ascii="Times New Roman" w:hAnsi="Times New Roman" w:cs="Times New Roman"/>
            <w:b/>
            <w:bCs/>
            <w:sz w:val="20"/>
            <w:szCs w:val="20"/>
          </w:rPr>
          <w:delText>2.3.4 Multi-Asset Portfolio Integration</w:delText>
        </w:r>
      </w:del>
    </w:p>
    <w:p w14:paraId="419699EC" w14:textId="55624F8F" w:rsidR="00197414" w:rsidRPr="00896D2E" w:rsidDel="00CA34B1" w:rsidRDefault="00197414" w:rsidP="007748AA">
      <w:pPr>
        <w:spacing w:after="240"/>
        <w:rPr>
          <w:del w:id="493" w:author="Rocha, Jonathan" w:date="2026-02-26T11:09:00Z" w16du:dateUtc="2026-02-26T17:09:00Z"/>
          <w:rFonts w:ascii="Times New Roman" w:hAnsi="Times New Roman" w:cs="Times New Roman"/>
          <w:sz w:val="20"/>
          <w:szCs w:val="20"/>
        </w:rPr>
      </w:pPr>
      <w:del w:id="494" w:author="Rocha, Jonathan" w:date="2026-02-26T11:09:00Z" w16du:dateUtc="2026-02-26T17:09:00Z">
        <w:r w:rsidRPr="783F2D85" w:rsidDel="00CA34B1">
          <w:rPr>
            <w:rFonts w:ascii="Times New Roman" w:hAnsi="Times New Roman" w:cs="Times New Roman"/>
            <w:sz w:val="20"/>
            <w:szCs w:val="20"/>
          </w:rPr>
          <w:delText xml:space="preserve">The integration of sentiment analysis into multi-asset portfolio management is a natural extension of cross-asset research with significant practical applications. Sarfarazurrehman et al. (2025) explored AI and machine learning models for cross-asset investment risk analysis across real estate and equities markets. Their Deep Reinforcement Learning (DRL) and LSTM-based approaches achieved cumulative returns of 29.52% with a Sharpe ratio of 0.98, greatly outperforming traditional Mean-Variance Optimization. The study also found that real estate investment trusts (REITs) are common transmitters of long-term volatility, with shocks that last longer than those in equities, commodities, and bonds—highlighting the importance of understanding cross-asset risk spillovers. </w:delText>
        </w:r>
      </w:del>
    </w:p>
    <w:p w14:paraId="48CFC569" w14:textId="05E3C9F0" w:rsidR="009D0C6E" w:rsidRPr="00896D2E" w:rsidDel="00CA34B1" w:rsidRDefault="00197414" w:rsidP="007748AA">
      <w:pPr>
        <w:spacing w:after="240"/>
        <w:rPr>
          <w:del w:id="495" w:author="Rocha, Jonathan" w:date="2026-02-26T11:09:00Z" w16du:dateUtc="2026-02-26T17:09:00Z"/>
          <w:rFonts w:ascii="Times New Roman" w:hAnsi="Times New Roman" w:cs="Times New Roman"/>
          <w:sz w:val="20"/>
          <w:szCs w:val="20"/>
        </w:rPr>
      </w:pPr>
      <w:del w:id="496" w:author="Rocha, Jonathan" w:date="2026-02-26T11:09:00Z" w16du:dateUtc="2026-02-26T17:09:00Z">
        <w:r w:rsidRPr="783F2D85" w:rsidDel="00CA34B1">
          <w:rPr>
            <w:rFonts w:ascii="Times New Roman" w:hAnsi="Times New Roman" w:cs="Times New Roman"/>
            <w:sz w:val="20"/>
            <w:szCs w:val="20"/>
          </w:rPr>
          <w:delText>Pankwaen et al. (2025) developed an Iterative Model Combining Algorithm (IMCA) for global cross-market trading optimization involving 39 stocks from multiple regions and Bitcoin. Their framework dynamically adjusts model weights based on real-time market conditions, achieving cumulative returns of 29.52% and a Sharpe ratio of 0.829. Importantly, the study assessed performance during major market disruptions, including COVID-19, the SVB crisis, and the 2022 crypto crash, showing that adaptive multi-asset frameworks remain effective through regime changes. The IMCA framework’s success in volatile conditions suggests that dynamic, sentiment-aware approaches are likely essential for robust cross-asset regime management detection</w:delText>
        </w:r>
        <w:r w:rsidR="00BC2661" w:rsidRPr="783F2D85" w:rsidDel="00CA34B1">
          <w:rPr>
            <w:rFonts w:ascii="Times New Roman" w:hAnsi="Times New Roman" w:cs="Times New Roman"/>
            <w:sz w:val="20"/>
            <w:szCs w:val="20"/>
          </w:rPr>
          <w:delText>.</w:delText>
        </w:r>
      </w:del>
    </w:p>
    <w:p w14:paraId="65D530A6" w14:textId="7681C79C" w:rsidR="009D0C6E" w:rsidRPr="00896D2E" w:rsidDel="00CA34B1" w:rsidRDefault="00BC2661" w:rsidP="007748AA">
      <w:pPr>
        <w:spacing w:after="319"/>
        <w:rPr>
          <w:del w:id="497" w:author="Rocha, Jonathan" w:date="2026-02-26T11:09:00Z" w16du:dateUtc="2026-02-26T17:09:00Z"/>
          <w:rFonts w:ascii="Times New Roman" w:hAnsi="Times New Roman" w:cs="Times New Roman"/>
          <w:sz w:val="20"/>
          <w:szCs w:val="20"/>
        </w:rPr>
      </w:pPr>
      <w:del w:id="498" w:author="Rocha, Jonathan" w:date="2026-02-26T11:09:00Z" w16du:dateUtc="2026-02-26T17:09:00Z">
        <w:r w:rsidRPr="783F2D85" w:rsidDel="00CA34B1">
          <w:rPr>
            <w:rFonts w:ascii="Times New Roman" w:hAnsi="Times New Roman" w:cs="Times New Roman"/>
            <w:b/>
            <w:bCs/>
            <w:sz w:val="20"/>
            <w:szCs w:val="20"/>
          </w:rPr>
          <w:delText>2.3.5 Commodities and Safe-Haven Asset Sentiment</w:delText>
        </w:r>
      </w:del>
    </w:p>
    <w:p w14:paraId="113117F8" w14:textId="04DB635E" w:rsidR="00197414" w:rsidRPr="00896D2E" w:rsidDel="00CA34B1" w:rsidRDefault="00197414" w:rsidP="007748AA">
      <w:pPr>
        <w:spacing w:after="240"/>
        <w:rPr>
          <w:del w:id="499" w:author="Rocha, Jonathan" w:date="2026-02-26T11:09:00Z" w16du:dateUtc="2026-02-26T17:09:00Z"/>
          <w:rFonts w:ascii="Times New Roman" w:hAnsi="Times New Roman" w:cs="Times New Roman"/>
          <w:sz w:val="20"/>
          <w:szCs w:val="20"/>
        </w:rPr>
      </w:pPr>
      <w:del w:id="500" w:author="Rocha, Jonathan" w:date="2026-02-26T11:09:00Z" w16du:dateUtc="2026-02-26T17:09:00Z">
        <w:r w:rsidRPr="783F2D85" w:rsidDel="00CA34B1">
          <w:rPr>
            <w:rFonts w:ascii="Times New Roman" w:hAnsi="Times New Roman" w:cs="Times New Roman"/>
            <w:sz w:val="20"/>
            <w:szCs w:val="20"/>
          </w:rPr>
          <w:delText xml:space="preserve">Commodities, especially gold as a traditional safe-haven asset, display unique sentiment dynamics that complement equity and currency analysis. Shi (2025) developed a sentiment-based GARCH-MIDAS hybrid model to explain the unusual period from 2020 to 2022, during which gold prices increased by 40% despite a 12% rise in the US Dollar Index, which typically moves inversely with gold prices. Using FinBERT-scored sentiment from financial media, the enhanced model reduced out-of-sample prediction errors by 18.7% compared to traditional volatility models (a 23.6% reduction in MSE relative to standard GARCH). </w:delText>
        </w:r>
      </w:del>
    </w:p>
    <w:p w14:paraId="48D37360" w14:textId="21656717" w:rsidR="00197414" w:rsidRPr="00896D2E" w:rsidDel="00CA34B1" w:rsidRDefault="00197414" w:rsidP="007748AA">
      <w:pPr>
        <w:spacing w:after="240"/>
        <w:rPr>
          <w:del w:id="501" w:author="Rocha, Jonathan" w:date="2026-02-26T11:09:00Z" w16du:dateUtc="2026-02-26T17:09:00Z"/>
          <w:rFonts w:ascii="Times New Roman" w:hAnsi="Times New Roman" w:cs="Times New Roman"/>
          <w:sz w:val="20"/>
          <w:szCs w:val="20"/>
        </w:rPr>
      </w:pPr>
      <w:del w:id="502" w:author="Rocha, Jonathan" w:date="2026-02-26T11:09:00Z" w16du:dateUtc="2026-02-26T17:09:00Z">
        <w:r w:rsidRPr="783F2D85" w:rsidDel="00CA34B1">
          <w:rPr>
            <w:rFonts w:ascii="Times New Roman" w:hAnsi="Times New Roman" w:cs="Times New Roman"/>
            <w:sz w:val="20"/>
            <w:szCs w:val="20"/>
          </w:rPr>
          <w:delText xml:space="preserve">The study identified sentiment-driven herding effects, intensified by pandemic uncertainties and geopolitical tensions, as key factors behind the change in the gold-DXY correlation. Notably, negative sentiment had 1.8 times the impact on volatility as positive sentiment—an asymmetric effect aligned with loss-aversion theory in behavioral finance (see also the negativity bias findings in Nyakurukwa and Seetharam 2025, discussed in Section 2.2.5). Sentiment factors explained about 15% of previously unobserved heteroskedasticity in long-term volatility components, establishing a new paradigm for integrating behavioral factors into commodity pricing models. </w:delText>
        </w:r>
      </w:del>
    </w:p>
    <w:p w14:paraId="74F448AD" w14:textId="76F3167B" w:rsidR="009D0C6E" w:rsidRPr="00896D2E" w:rsidDel="00CA34B1" w:rsidRDefault="00197414" w:rsidP="007748AA">
      <w:pPr>
        <w:spacing w:after="240"/>
        <w:rPr>
          <w:del w:id="503" w:author="Rocha, Jonathan" w:date="2026-02-26T11:09:00Z" w16du:dateUtc="2026-02-26T17:09:00Z"/>
          <w:rFonts w:ascii="Times New Roman" w:hAnsi="Times New Roman" w:cs="Times New Roman"/>
          <w:sz w:val="20"/>
          <w:szCs w:val="20"/>
        </w:rPr>
      </w:pPr>
      <w:del w:id="504" w:author="Rocha, Jonathan" w:date="2026-02-26T11:09:00Z" w16du:dateUtc="2026-02-26T17:09:00Z">
        <w:r w:rsidRPr="783F2D85" w:rsidDel="00CA34B1">
          <w:rPr>
            <w:rFonts w:ascii="Times New Roman" w:hAnsi="Times New Roman" w:cs="Times New Roman"/>
            <w:sz w:val="20"/>
            <w:szCs w:val="20"/>
          </w:rPr>
          <w:delText>The cross-asset evidence reviewed here—including crypto-equity spillovers, currency market herding, multi-asset portfolio optimization, and commodity safe-haven dynamics—demonstrates both the practicality and importance of unified sentiment analysis frameworks. These findings motivate our research design, which combines sentiment signals across all four asset classes to identify regimes rather than to forecast individual assets</w:delText>
        </w:r>
        <w:r w:rsidR="00BC2661" w:rsidRPr="783F2D85" w:rsidDel="00CA34B1">
          <w:rPr>
            <w:rFonts w:ascii="Times New Roman" w:hAnsi="Times New Roman" w:cs="Times New Roman"/>
            <w:sz w:val="20"/>
            <w:szCs w:val="20"/>
          </w:rPr>
          <w:delText>.</w:delText>
        </w:r>
      </w:del>
    </w:p>
    <w:p w14:paraId="5A950D08" w14:textId="65DA1447" w:rsidR="009D0C6E" w:rsidRPr="00896D2E" w:rsidDel="00CA34B1" w:rsidRDefault="00BC2661" w:rsidP="007748AA">
      <w:pPr>
        <w:spacing w:after="287"/>
        <w:rPr>
          <w:del w:id="505" w:author="Rocha, Jonathan" w:date="2026-02-26T11:09:00Z" w16du:dateUtc="2026-02-26T17:09:00Z"/>
          <w:rFonts w:ascii="Times New Roman" w:hAnsi="Times New Roman" w:cs="Times New Roman"/>
          <w:sz w:val="20"/>
          <w:szCs w:val="20"/>
        </w:rPr>
      </w:pPr>
      <w:del w:id="506" w:author="Rocha, Jonathan" w:date="2026-02-26T11:09:00Z" w16du:dateUtc="2026-02-26T17:09:00Z">
        <w:r w:rsidRPr="783F2D85" w:rsidDel="00CA34B1">
          <w:rPr>
            <w:rFonts w:ascii="Times New Roman" w:hAnsi="Times New Roman" w:cs="Times New Roman"/>
            <w:b/>
            <w:bCs/>
            <w:sz w:val="20"/>
            <w:szCs w:val="20"/>
          </w:rPr>
          <w:delText>2.4 Market Regime Detection</w:delText>
        </w:r>
      </w:del>
    </w:p>
    <w:p w14:paraId="798364E5" w14:textId="30ED6366" w:rsidR="00197414" w:rsidRPr="00896D2E" w:rsidDel="00CA34B1" w:rsidRDefault="00197414" w:rsidP="007748AA">
      <w:pPr>
        <w:spacing w:after="319"/>
        <w:rPr>
          <w:del w:id="507" w:author="Rocha, Jonathan" w:date="2026-02-26T11:09:00Z" w16du:dateUtc="2026-02-26T17:09:00Z"/>
          <w:rFonts w:ascii="Times New Roman" w:hAnsi="Times New Roman" w:cs="Times New Roman"/>
          <w:sz w:val="20"/>
          <w:szCs w:val="20"/>
        </w:rPr>
      </w:pPr>
      <w:del w:id="508" w:author="Rocha, Jonathan" w:date="2026-02-26T11:09:00Z" w16du:dateUtc="2026-02-26T17:09:00Z">
        <w:r w:rsidRPr="783F2D85" w:rsidDel="00CA34B1">
          <w:rPr>
            <w:rFonts w:ascii="Times New Roman" w:hAnsi="Times New Roman" w:cs="Times New Roman"/>
            <w:sz w:val="20"/>
            <w:szCs w:val="20"/>
          </w:rPr>
          <w:delText xml:space="preserve">Having established in Sections 2.1-2.3 that transformer-based sentiment analysis achieves strong classification performance and that sentiment signals show predictive power across individual and cross-asset contexts, we now address the challenge of integrating these insights for market regime detection. Identifying market regimes—distinct periods characterized by different return distributions, volatility patterns, and investor behavior—is a key challenge in financial modeling. Accurate regime detection allows portfolio managers to adjust allocations dynamically, hedge against downside risk, and seize regime-specific opportunities. This section reviews traditional methods, machine learning innovations, and the emerging role of sentiment signals in regime identification. </w:delText>
        </w:r>
      </w:del>
    </w:p>
    <w:p w14:paraId="63B16AC7" w14:textId="2707C4BE" w:rsidR="009D0C6E" w:rsidRPr="00896D2E" w:rsidDel="00CA34B1" w:rsidRDefault="00BC2661" w:rsidP="007748AA">
      <w:pPr>
        <w:spacing w:after="319"/>
        <w:rPr>
          <w:del w:id="509" w:author="Rocha, Jonathan" w:date="2026-02-26T11:09:00Z" w16du:dateUtc="2026-02-26T17:09:00Z"/>
          <w:rFonts w:ascii="Times New Roman" w:hAnsi="Times New Roman" w:cs="Times New Roman"/>
          <w:sz w:val="20"/>
          <w:szCs w:val="20"/>
        </w:rPr>
      </w:pPr>
      <w:del w:id="510" w:author="Rocha, Jonathan" w:date="2026-02-26T11:09:00Z" w16du:dateUtc="2026-02-26T17:09:00Z">
        <w:r w:rsidRPr="783F2D85" w:rsidDel="00CA34B1">
          <w:rPr>
            <w:rFonts w:ascii="Times New Roman" w:hAnsi="Times New Roman" w:cs="Times New Roman"/>
            <w:b/>
            <w:bCs/>
            <w:sz w:val="20"/>
            <w:szCs w:val="20"/>
          </w:rPr>
          <w:delText>2.4.1 Traditional Approaches</w:delText>
        </w:r>
      </w:del>
    </w:p>
    <w:p w14:paraId="44D56277" w14:textId="33EDEEB7" w:rsidR="00197414" w:rsidRPr="00896D2E" w:rsidDel="00CA34B1" w:rsidRDefault="00197414" w:rsidP="007748AA">
      <w:pPr>
        <w:spacing w:after="240"/>
        <w:rPr>
          <w:del w:id="511" w:author="Rocha, Jonathan" w:date="2026-02-26T11:09:00Z" w16du:dateUtc="2026-02-26T17:09:00Z"/>
          <w:rFonts w:ascii="Times New Roman" w:hAnsi="Times New Roman" w:cs="Times New Roman"/>
          <w:sz w:val="20"/>
          <w:szCs w:val="20"/>
        </w:rPr>
      </w:pPr>
      <w:del w:id="512" w:author="Rocha, Jonathan" w:date="2026-02-26T11:09:00Z" w16du:dateUtc="2026-02-26T17:09:00Z">
        <w:r w:rsidRPr="783F2D85" w:rsidDel="00CA34B1">
          <w:rPr>
            <w:rFonts w:ascii="Times New Roman" w:hAnsi="Times New Roman" w:cs="Times New Roman"/>
            <w:sz w:val="20"/>
            <w:szCs w:val="20"/>
          </w:rPr>
          <w:delText xml:space="preserve">Classical regime detection depends on threshold-based indicators and statistical models that identify regimes from observable market data. Common examples include volatility thresholds (such as VIX levels above 30 for Risk-Off and below 15 for complacent Risk-On), moving-average crossover signals like the Death Cross, macroeconomic markers such as yield-curve inversion and weakening PMI, and Hidden Markov Models that infer latent state transitions from observed market series. </w:delText>
        </w:r>
      </w:del>
    </w:p>
    <w:p w14:paraId="2A68B4D5" w14:textId="291193E8" w:rsidR="009D0C6E" w:rsidRPr="00896D2E" w:rsidDel="00CA34B1" w:rsidRDefault="00197414" w:rsidP="007748AA">
      <w:pPr>
        <w:spacing w:after="240"/>
        <w:rPr>
          <w:del w:id="513" w:author="Rocha, Jonathan" w:date="2026-02-26T11:09:00Z" w16du:dateUtc="2026-02-26T17:09:00Z"/>
          <w:rFonts w:ascii="Times New Roman" w:hAnsi="Times New Roman" w:cs="Times New Roman"/>
          <w:sz w:val="20"/>
          <w:szCs w:val="20"/>
        </w:rPr>
      </w:pPr>
      <w:del w:id="514" w:author="Rocha, Jonathan" w:date="2026-02-26T11:09:00Z" w16du:dateUtc="2026-02-26T17:09:00Z">
        <w:r w:rsidRPr="783F2D85" w:rsidDel="00CA34B1">
          <w:rPr>
            <w:rFonts w:ascii="Times New Roman" w:hAnsi="Times New Roman" w:cs="Times New Roman"/>
            <w:sz w:val="20"/>
            <w:szCs w:val="20"/>
          </w:rPr>
          <w:delText>The main limitation of these methods is their lag—they identify regimes after transitions have already significantly advanced. Baker and Wurgler (2007) showed that investor sentiment indices predict broad market returns, implying that behavioral signals might serve as earlier regime indicators than price-based methods. However, their sentiment proxies relied on indirect measures (closed-end fund discounts, IPO volume, equity issuance share) rather than direct textual sentiment extraction</w:delText>
        </w:r>
        <w:r w:rsidR="00BC2661" w:rsidRPr="783F2D85" w:rsidDel="00CA34B1">
          <w:rPr>
            <w:rFonts w:ascii="Times New Roman" w:hAnsi="Times New Roman" w:cs="Times New Roman"/>
            <w:sz w:val="20"/>
            <w:szCs w:val="20"/>
          </w:rPr>
          <w:delText>.</w:delText>
        </w:r>
      </w:del>
    </w:p>
    <w:p w14:paraId="0DEE070E" w14:textId="6D3480D6" w:rsidR="009D0C6E" w:rsidRPr="00896D2E" w:rsidDel="00CA34B1" w:rsidRDefault="00BC2661" w:rsidP="007748AA">
      <w:pPr>
        <w:spacing w:after="319"/>
        <w:rPr>
          <w:del w:id="515" w:author="Rocha, Jonathan" w:date="2026-02-26T11:09:00Z" w16du:dateUtc="2026-02-26T17:09:00Z"/>
          <w:rFonts w:ascii="Times New Roman" w:hAnsi="Times New Roman" w:cs="Times New Roman"/>
          <w:sz w:val="20"/>
          <w:szCs w:val="20"/>
        </w:rPr>
      </w:pPr>
      <w:del w:id="516" w:author="Rocha, Jonathan" w:date="2026-02-26T11:09:00Z" w16du:dateUtc="2026-02-26T17:09:00Z">
        <w:r w:rsidRPr="783F2D85" w:rsidDel="00CA34B1">
          <w:rPr>
            <w:rFonts w:ascii="Times New Roman" w:hAnsi="Times New Roman" w:cs="Times New Roman"/>
            <w:b/>
            <w:bCs/>
            <w:sz w:val="20"/>
            <w:szCs w:val="20"/>
          </w:rPr>
          <w:delText>2.4.2 Machine Learning Methods</w:delText>
        </w:r>
      </w:del>
    </w:p>
    <w:p w14:paraId="63EB5041" w14:textId="2784B411" w:rsidR="00197414" w:rsidRPr="00896D2E" w:rsidDel="00CA34B1" w:rsidRDefault="00197414" w:rsidP="007748AA">
      <w:pPr>
        <w:spacing w:after="400"/>
        <w:rPr>
          <w:del w:id="517" w:author="Rocha, Jonathan" w:date="2026-02-26T11:09:00Z" w16du:dateUtc="2026-02-26T17:09:00Z"/>
          <w:rFonts w:ascii="Times New Roman" w:hAnsi="Times New Roman" w:cs="Times New Roman"/>
          <w:sz w:val="20"/>
          <w:szCs w:val="20"/>
        </w:rPr>
      </w:pPr>
      <w:del w:id="518" w:author="Rocha, Jonathan" w:date="2026-02-26T11:09:00Z" w16du:dateUtc="2026-02-26T17:09:00Z">
        <w:r w:rsidRPr="783F2D85" w:rsidDel="00CA34B1">
          <w:rPr>
            <w:rFonts w:ascii="Times New Roman" w:hAnsi="Times New Roman" w:cs="Times New Roman"/>
            <w:sz w:val="20"/>
            <w:szCs w:val="20"/>
          </w:rPr>
          <w:delText xml:space="preserve">Modern machine learning methods have significantly improved regime detection by identifying complex patterns from various signal sources. </w:delText>
        </w:r>
      </w:del>
    </w:p>
    <w:p w14:paraId="059CA3B4" w14:textId="004CE1C4" w:rsidR="009D0C6E" w:rsidRPr="00896D2E" w:rsidDel="00CA34B1" w:rsidRDefault="00BC2661" w:rsidP="007748AA">
      <w:pPr>
        <w:spacing w:after="400"/>
        <w:rPr>
          <w:del w:id="519" w:author="Rocha, Jonathan" w:date="2026-02-26T11:09:00Z" w16du:dateUtc="2026-02-26T17:09:00Z"/>
          <w:rFonts w:ascii="Times New Roman" w:hAnsi="Times New Roman" w:cs="Times New Roman"/>
          <w:sz w:val="20"/>
          <w:szCs w:val="20"/>
        </w:rPr>
      </w:pPr>
      <w:del w:id="520" w:author="Rocha, Jonathan" w:date="2026-02-26T11:09:00Z" w16du:dateUtc="2026-02-26T17:09:00Z">
        <w:r w:rsidRPr="783F2D85" w:rsidDel="00CA34B1">
          <w:rPr>
            <w:rFonts w:ascii="Times New Roman" w:hAnsi="Times New Roman" w:cs="Times New Roman"/>
            <w:b/>
            <w:bCs/>
            <w:sz w:val="20"/>
            <w:szCs w:val="20"/>
          </w:rPr>
          <w:delText>2.4.2.1 Statistical Jump Models vs. Hidden Markov Models</w:delText>
        </w:r>
      </w:del>
    </w:p>
    <w:p w14:paraId="628F54B0" w14:textId="13E8CB28" w:rsidR="00197414" w:rsidRPr="00896D2E" w:rsidDel="00CA34B1" w:rsidRDefault="00197414" w:rsidP="007748AA">
      <w:pPr>
        <w:spacing w:after="240"/>
        <w:rPr>
          <w:del w:id="521" w:author="Rocha, Jonathan" w:date="2026-02-26T11:09:00Z" w16du:dateUtc="2026-02-26T17:09:00Z"/>
          <w:rFonts w:ascii="Times New Roman" w:hAnsi="Times New Roman" w:cs="Times New Roman"/>
          <w:sz w:val="20"/>
          <w:szCs w:val="20"/>
        </w:rPr>
      </w:pPr>
      <w:del w:id="522" w:author="Rocha, Jonathan" w:date="2026-02-26T11:09:00Z" w16du:dateUtc="2026-02-26T17:09:00Z">
        <w:r w:rsidRPr="783F2D85" w:rsidDel="00CA34B1">
          <w:rPr>
            <w:rFonts w:ascii="Times New Roman" w:hAnsi="Times New Roman" w:cs="Times New Roman"/>
            <w:sz w:val="20"/>
            <w:szCs w:val="20"/>
          </w:rPr>
          <w:delText>While Hidden Markov Models (HMMs) have traditionally been the standard for regime detection, recent research highlights notable limitations in their ability to handle signal instability. Shu et al. (2024) demonstrate that HMMs are highly sensitive to daily market noise, often identifying "short-lived regimes that are unintuitive and difficult to trade." This sensitivity results in "whipsaw" signals—frequent, false state changes that reduce performance through excessive transaction costs.</w:delText>
        </w:r>
      </w:del>
    </w:p>
    <w:p w14:paraId="06DCBD07" w14:textId="00EA2AE9" w:rsidR="009D0C6E" w:rsidRPr="00896D2E" w:rsidDel="00CA34B1" w:rsidRDefault="00197414" w:rsidP="007748AA">
      <w:pPr>
        <w:spacing w:after="240"/>
        <w:rPr>
          <w:del w:id="523" w:author="Rocha, Jonathan" w:date="2026-02-26T11:09:00Z" w16du:dateUtc="2026-02-26T17:09:00Z"/>
          <w:rFonts w:ascii="Times New Roman" w:hAnsi="Times New Roman" w:cs="Times New Roman"/>
          <w:sz w:val="20"/>
          <w:szCs w:val="20"/>
        </w:rPr>
      </w:pPr>
      <w:del w:id="524" w:author="Rocha, Jonathan" w:date="2026-02-26T11:09:00Z" w16du:dateUtc="2026-02-26T17:09:00Z">
        <w:r w:rsidRPr="783F2D85" w:rsidDel="00CA34B1">
          <w:rPr>
            <w:rFonts w:ascii="Times New Roman" w:hAnsi="Times New Roman" w:cs="Times New Roman"/>
            <w:sz w:val="20"/>
            <w:szCs w:val="20"/>
          </w:rPr>
          <w:delText xml:space="preserve">To improve the lack of persistence in HMMs, Statistical Jump Models (JMs) offer a better alternative by incorporating a discrete "jump penalty" directly into the objective function. Unlike HMMs, which depend only on transition probabilities, this penalty mathematically enforces regime persistence, requiring strong evidence of a structural change before triggering a state switch. Empirical results show that JMs can </w:delText>
        </w:r>
        <w:r w:rsidR="003D60C6" w:rsidRPr="783F2D85" w:rsidDel="00CA34B1">
          <w:rPr>
            <w:rFonts w:ascii="Times New Roman" w:hAnsi="Times New Roman" w:cs="Times New Roman"/>
            <w:sz w:val="20"/>
            <w:szCs w:val="20"/>
          </w:rPr>
          <w:delText>reduc</w:delText>
        </w:r>
        <w:r w:rsidRPr="783F2D85" w:rsidDel="00CA34B1">
          <w:rPr>
            <w:rFonts w:ascii="Times New Roman" w:hAnsi="Times New Roman" w:cs="Times New Roman"/>
            <w:sz w:val="20"/>
            <w:szCs w:val="20"/>
          </w:rPr>
          <w:delText xml:space="preserve">e annualized portfolio turnover by about two-thirds compared </w:delText>
        </w:r>
        <w:r w:rsidR="003D60C6" w:rsidRPr="783F2D85" w:rsidDel="00CA34B1">
          <w:rPr>
            <w:rFonts w:ascii="Times New Roman" w:hAnsi="Times New Roman" w:cs="Times New Roman"/>
            <w:sz w:val="20"/>
            <w:szCs w:val="20"/>
          </w:rPr>
          <w:delText>with</w:delText>
        </w:r>
        <w:r w:rsidRPr="783F2D85" w:rsidDel="00CA34B1">
          <w:rPr>
            <w:rFonts w:ascii="Times New Roman" w:hAnsi="Times New Roman" w:cs="Times New Roman"/>
            <w:sz w:val="20"/>
            <w:szCs w:val="20"/>
          </w:rPr>
          <w:delText xml:space="preserve"> HMMs (44% vs. 141% for the S&amp;P 500)</w:delText>
        </w:r>
        <w:r w:rsidR="003D60C6" w:rsidRPr="783F2D85" w:rsidDel="00CA34B1">
          <w:rPr>
            <w:rFonts w:ascii="Times New Roman" w:hAnsi="Times New Roman" w:cs="Times New Roman"/>
            <w:sz w:val="20"/>
            <w:szCs w:val="20"/>
          </w:rPr>
          <w:delText>,</w:delText>
        </w:r>
        <w:r w:rsidRPr="783F2D85" w:rsidDel="00CA34B1">
          <w:rPr>
            <w:rFonts w:ascii="Times New Roman" w:hAnsi="Times New Roman" w:cs="Times New Roman"/>
            <w:sz w:val="20"/>
            <w:szCs w:val="20"/>
          </w:rPr>
          <w:delText xml:space="preserve"> while also improving risk-adjusted returns and lowering maximum drawdown. As a result, JMs provide a more resilient framework for risk management applications where regime stability is paramount</w:delText>
        </w:r>
        <w:r w:rsidR="00BC2661" w:rsidRPr="783F2D85" w:rsidDel="00CA34B1">
          <w:rPr>
            <w:rFonts w:ascii="Times New Roman" w:hAnsi="Times New Roman" w:cs="Times New Roman"/>
            <w:sz w:val="20"/>
            <w:szCs w:val="20"/>
          </w:rPr>
          <w:delText>.</w:delText>
        </w:r>
      </w:del>
    </w:p>
    <w:p w14:paraId="5D4C7A67" w14:textId="7A478719" w:rsidR="009D0C6E" w:rsidRPr="00896D2E" w:rsidDel="00CA34B1" w:rsidRDefault="00BC2661" w:rsidP="007748AA">
      <w:pPr>
        <w:spacing w:after="400"/>
        <w:rPr>
          <w:del w:id="525" w:author="Rocha, Jonathan" w:date="2026-02-26T11:09:00Z" w16du:dateUtc="2026-02-26T17:09:00Z"/>
          <w:rFonts w:ascii="Times New Roman" w:hAnsi="Times New Roman" w:cs="Times New Roman"/>
          <w:sz w:val="20"/>
          <w:szCs w:val="20"/>
        </w:rPr>
      </w:pPr>
      <w:del w:id="526" w:author="Rocha, Jonathan" w:date="2026-02-26T11:09:00Z" w16du:dateUtc="2026-02-26T17:09:00Z">
        <w:r w:rsidRPr="783F2D85" w:rsidDel="00CA34B1">
          <w:rPr>
            <w:rFonts w:ascii="Times New Roman" w:hAnsi="Times New Roman" w:cs="Times New Roman"/>
            <w:b/>
            <w:bCs/>
            <w:sz w:val="20"/>
            <w:szCs w:val="20"/>
          </w:rPr>
          <w:delText>2.4.2.2 Explainable and Ensemble Approaches</w:delText>
        </w:r>
      </w:del>
    </w:p>
    <w:p w14:paraId="05AE32E9" w14:textId="53D51B41" w:rsidR="00197414" w:rsidRPr="00896D2E" w:rsidDel="00CA34B1" w:rsidRDefault="00197414" w:rsidP="007748AA">
      <w:pPr>
        <w:spacing w:after="240"/>
        <w:rPr>
          <w:del w:id="527" w:author="Rocha, Jonathan" w:date="2026-02-26T11:09:00Z" w16du:dateUtc="2026-02-26T17:09:00Z"/>
          <w:rFonts w:ascii="Times New Roman" w:hAnsi="Times New Roman" w:cs="Times New Roman"/>
          <w:sz w:val="20"/>
          <w:szCs w:val="20"/>
        </w:rPr>
      </w:pPr>
      <w:del w:id="528" w:author="Rocha, Jonathan" w:date="2026-02-26T11:09:00Z" w16du:dateUtc="2026-02-26T17:09:00Z">
        <w:r w:rsidRPr="783F2D85" w:rsidDel="00CA34B1">
          <w:rPr>
            <w:rFonts w:ascii="Times New Roman" w:hAnsi="Times New Roman" w:cs="Times New Roman"/>
            <w:sz w:val="20"/>
            <w:szCs w:val="20"/>
          </w:rPr>
          <w:delText xml:space="preserve">Zhang et al. (2020) created an explainable machine learning framework for regime-based asset allocation using hierarchical clustering. Their model combined macroeconomic indicators with market technical signals to classify economic conditions into four distinct regimes, then used the Black-Litterman model for portfolio optimization. Backtesting from August 2010 to May 2020 </w:delText>
        </w:r>
        <w:r w:rsidR="003D60C6" w:rsidRPr="783F2D85" w:rsidDel="00CA34B1">
          <w:rPr>
            <w:rFonts w:ascii="Times New Roman" w:hAnsi="Times New Roman" w:cs="Times New Roman"/>
            <w:sz w:val="20"/>
            <w:szCs w:val="20"/>
          </w:rPr>
          <w:delText>yielded</w:delText>
        </w:r>
        <w:r w:rsidRPr="783F2D85" w:rsidDel="00CA34B1">
          <w:rPr>
            <w:rFonts w:ascii="Times New Roman" w:hAnsi="Times New Roman" w:cs="Times New Roman"/>
            <w:sz w:val="20"/>
            <w:szCs w:val="20"/>
          </w:rPr>
          <w:delText xml:space="preserve"> 22.53% annualized returns with a Sharpe ratio of 1.06, significantly </w:delText>
        </w:r>
        <w:r w:rsidR="003D60C6" w:rsidRPr="783F2D85" w:rsidDel="00CA34B1">
          <w:rPr>
            <w:rFonts w:ascii="Times New Roman" w:hAnsi="Times New Roman" w:cs="Times New Roman"/>
            <w:sz w:val="20"/>
            <w:szCs w:val="20"/>
          </w:rPr>
          <w:delText>outperform</w:delText>
        </w:r>
        <w:r w:rsidRPr="783F2D85" w:rsidDel="00CA34B1">
          <w:rPr>
            <w:rFonts w:ascii="Times New Roman" w:hAnsi="Times New Roman" w:cs="Times New Roman"/>
            <w:sz w:val="20"/>
            <w:szCs w:val="20"/>
          </w:rPr>
          <w:delText>ing both equal-weighted benchmarks and conventional Black-Litterman approaches. Importantly, their method captured major market upswings and successfully withdrew capital ahead of market crashes, demonstrating the practical effectiveness of regime-aware allocation strategies.</w:delText>
        </w:r>
      </w:del>
    </w:p>
    <w:p w14:paraId="06E3C62D" w14:textId="33A22CAB" w:rsidR="00197414" w:rsidRPr="00896D2E" w:rsidDel="00CA34B1" w:rsidRDefault="00197414" w:rsidP="007748AA">
      <w:pPr>
        <w:spacing w:after="240"/>
        <w:rPr>
          <w:del w:id="529" w:author="Rocha, Jonathan" w:date="2026-02-26T11:09:00Z" w16du:dateUtc="2026-02-26T17:09:00Z"/>
          <w:rFonts w:ascii="Times New Roman" w:hAnsi="Times New Roman" w:cs="Times New Roman"/>
          <w:sz w:val="20"/>
          <w:szCs w:val="20"/>
        </w:rPr>
      </w:pPr>
      <w:del w:id="530" w:author="Rocha, Jonathan" w:date="2026-02-26T11:09:00Z" w16du:dateUtc="2026-02-26T17:09:00Z">
        <w:r w:rsidRPr="783F2D85" w:rsidDel="00CA34B1">
          <w:rPr>
            <w:rFonts w:ascii="Times New Roman" w:hAnsi="Times New Roman" w:cs="Times New Roman"/>
            <w:sz w:val="20"/>
            <w:szCs w:val="20"/>
          </w:rPr>
          <w:delText xml:space="preserve">Shu et al. (2024) introduced a statistical jump model (JM) approach that improves traditional Markov-switching models by adding jump penalties at each state change. This penalty encourages regime persistence, reducing false switching signals common in traditional HMMs. Testing the approach across U.S., German, and Japanese equity indices from 1990 to 2023, they found that the JM-guided strategy consistently </w:delText>
        </w:r>
        <w:r w:rsidR="003D60C6" w:rsidRPr="783F2D85" w:rsidDel="00CA34B1">
          <w:rPr>
            <w:rFonts w:ascii="Times New Roman" w:hAnsi="Times New Roman" w:cs="Times New Roman"/>
            <w:sz w:val="20"/>
            <w:szCs w:val="20"/>
          </w:rPr>
          <w:delText>improv</w:delText>
        </w:r>
        <w:r w:rsidRPr="783F2D85" w:rsidDel="00CA34B1">
          <w:rPr>
            <w:rFonts w:ascii="Times New Roman" w:hAnsi="Times New Roman" w:cs="Times New Roman"/>
            <w:sz w:val="20"/>
            <w:szCs w:val="20"/>
          </w:rPr>
          <w:delText xml:space="preserve">ed volatility and maximum drawdowns while enhancing Sharpe ratios compared </w:delText>
        </w:r>
        <w:r w:rsidR="003D60C6" w:rsidRPr="783F2D85" w:rsidDel="00CA34B1">
          <w:rPr>
            <w:rFonts w:ascii="Times New Roman" w:hAnsi="Times New Roman" w:cs="Times New Roman"/>
            <w:sz w:val="20"/>
            <w:szCs w:val="20"/>
          </w:rPr>
          <w:delText>with</w:delText>
        </w:r>
        <w:r w:rsidRPr="783F2D85" w:rsidDel="00CA34B1">
          <w:rPr>
            <w:rFonts w:ascii="Times New Roman" w:hAnsi="Times New Roman" w:cs="Times New Roman"/>
            <w:sz w:val="20"/>
            <w:szCs w:val="20"/>
          </w:rPr>
          <w:delText xml:space="preserve"> both buy-and-hold and HMM-guided strategies. The JM method increased compound annual growth rates by 1-4% across regions, with turnover limited to about 44%.</w:delText>
        </w:r>
      </w:del>
    </w:p>
    <w:p w14:paraId="22FEDFBE" w14:textId="03634CC3" w:rsidR="009D0C6E" w:rsidRPr="00896D2E" w:rsidDel="00CA34B1" w:rsidRDefault="00197414" w:rsidP="007748AA">
      <w:pPr>
        <w:spacing w:after="240"/>
        <w:rPr>
          <w:del w:id="531" w:author="Rocha, Jonathan" w:date="2026-02-26T11:09:00Z" w16du:dateUtc="2026-02-26T17:09:00Z"/>
          <w:rFonts w:ascii="Times New Roman" w:hAnsi="Times New Roman" w:cs="Times New Roman"/>
          <w:sz w:val="20"/>
          <w:szCs w:val="20"/>
        </w:rPr>
      </w:pPr>
      <w:del w:id="532" w:author="Rocha, Jonathan" w:date="2026-02-26T11:09:00Z" w16du:dateUtc="2026-02-26T17:09:00Z">
        <w:r w:rsidRPr="783F2D85" w:rsidDel="00CA34B1">
          <w:rPr>
            <w:rFonts w:ascii="Times New Roman" w:hAnsi="Times New Roman" w:cs="Times New Roman"/>
            <w:sz w:val="20"/>
            <w:szCs w:val="20"/>
          </w:rPr>
          <w:delText>Suárez-Cetrulo et al. (2023) performed a systematic review of 140 studies on machine learning for financial prediction during regime change. Their analysis identified four main algorithmic groups showing promise: evolving systems (32.1% of studies), ensemble-based methods, traditional systems adapted to concept change, and neural networks with online learning. A key finding was that most conventional machine learning techniques struggle with sudden structural changes—the distinctive feature of regime shifts from normal market fluctuations. They highlighted that the literature on online learning (concept drift) and regime switching has largely developed separately, despite addressing fundamentally similar issues challenges</w:delText>
        </w:r>
        <w:r w:rsidR="00BC2661" w:rsidRPr="783F2D85" w:rsidDel="00CA34B1">
          <w:rPr>
            <w:rFonts w:ascii="Times New Roman" w:hAnsi="Times New Roman" w:cs="Times New Roman"/>
            <w:sz w:val="20"/>
            <w:szCs w:val="20"/>
          </w:rPr>
          <w:delText>.</w:delText>
        </w:r>
      </w:del>
    </w:p>
    <w:p w14:paraId="26DA3C64" w14:textId="6057157C" w:rsidR="009D0C6E" w:rsidRPr="00896D2E" w:rsidDel="00CA34B1" w:rsidRDefault="00BC2661" w:rsidP="007748AA">
      <w:pPr>
        <w:spacing w:after="240"/>
        <w:rPr>
          <w:del w:id="533" w:author="Rocha, Jonathan" w:date="2026-02-26T11:09:00Z" w16du:dateUtc="2026-02-26T17:09:00Z"/>
          <w:rFonts w:ascii="Times New Roman" w:hAnsi="Times New Roman" w:cs="Times New Roman"/>
          <w:sz w:val="20"/>
          <w:szCs w:val="20"/>
        </w:rPr>
      </w:pPr>
      <w:del w:id="534" w:author="Rocha, Jonathan" w:date="2026-02-26T11:09:00Z" w16du:dateUtc="2026-02-26T17:09:00Z">
        <w:r w:rsidRPr="783F2D85" w:rsidDel="00CA34B1">
          <w:rPr>
            <w:rFonts w:ascii="Times New Roman" w:hAnsi="Times New Roman" w:cs="Times New Roman"/>
            <w:sz w:val="20"/>
            <w:szCs w:val="20"/>
          </w:rPr>
          <w:delText>Table 2.4.1: Regime Detection Performance Comparison</w:delText>
        </w:r>
      </w:del>
    </w:p>
    <w:tbl>
      <w:tblPr>
        <w:tblStyle w:val="TableGrid"/>
        <w:tblW w:w="7750" w:type="dxa"/>
        <w:tblLook w:val="04A0" w:firstRow="1" w:lastRow="0" w:firstColumn="1" w:lastColumn="0" w:noHBand="0" w:noVBand="1"/>
      </w:tblPr>
      <w:tblGrid>
        <w:gridCol w:w="1365"/>
        <w:gridCol w:w="1223"/>
        <w:gridCol w:w="1105"/>
        <w:gridCol w:w="1469"/>
        <w:gridCol w:w="1533"/>
        <w:gridCol w:w="1055"/>
      </w:tblGrid>
      <w:tr w:rsidR="001A7DF5" w:rsidRPr="00896D2E" w:rsidDel="00CA34B1" w14:paraId="596510A6" w14:textId="1C5CDC4E" w:rsidTr="783F2D85">
        <w:trPr>
          <w:del w:id="535" w:author="Rocha, Jonathan" w:date="2026-02-26T11:09:00Z"/>
        </w:trPr>
        <w:tc>
          <w:tcPr>
            <w:tcW w:w="1402" w:type="dxa"/>
          </w:tcPr>
          <w:p w14:paraId="05882039" w14:textId="39D578DA" w:rsidR="001A7DF5" w:rsidRPr="00896D2E" w:rsidDel="00CA34B1" w:rsidRDefault="001A7DF5">
            <w:pPr>
              <w:rPr>
                <w:del w:id="536" w:author="Rocha, Jonathan" w:date="2026-02-26T11:09:00Z" w16du:dateUtc="2026-02-26T17:09:00Z"/>
                <w:rFonts w:ascii="Times New Roman" w:hAnsi="Times New Roman" w:cs="Times New Roman"/>
                <w:sz w:val="20"/>
                <w:szCs w:val="20"/>
              </w:rPr>
              <w:pPrChange w:id="537" w:author="Rocha, Jonathan" w:date="2026-02-17T19:17:00Z" w16du:dateUtc="2026-02-18T01:17:00Z">
                <w:pPr>
                  <w:jc w:val="center"/>
                </w:pPr>
              </w:pPrChange>
            </w:pPr>
            <w:del w:id="538" w:author="Rocha, Jonathan" w:date="2026-02-26T11:09:00Z" w16du:dateUtc="2026-02-26T17:09:00Z">
              <w:r w:rsidRPr="783F2D85" w:rsidDel="00CA34B1">
                <w:rPr>
                  <w:rFonts w:ascii="Times New Roman" w:hAnsi="Times New Roman" w:cs="Times New Roman"/>
                  <w:b/>
                  <w:bCs/>
                  <w:sz w:val="20"/>
                  <w:szCs w:val="20"/>
                </w:rPr>
                <w:delText>Approach</w:delText>
              </w:r>
            </w:del>
          </w:p>
        </w:tc>
        <w:tc>
          <w:tcPr>
            <w:tcW w:w="1256" w:type="dxa"/>
          </w:tcPr>
          <w:p w14:paraId="5248D544" w14:textId="4571E07C" w:rsidR="001A7DF5" w:rsidRPr="00896D2E" w:rsidDel="00CA34B1" w:rsidRDefault="001A7DF5">
            <w:pPr>
              <w:rPr>
                <w:del w:id="539" w:author="Rocha, Jonathan" w:date="2026-02-26T11:09:00Z" w16du:dateUtc="2026-02-26T17:09:00Z"/>
                <w:rFonts w:ascii="Times New Roman" w:hAnsi="Times New Roman" w:cs="Times New Roman"/>
                <w:sz w:val="20"/>
                <w:szCs w:val="20"/>
              </w:rPr>
              <w:pPrChange w:id="540" w:author="Rocha, Jonathan" w:date="2026-02-17T19:17:00Z" w16du:dateUtc="2026-02-18T01:17:00Z">
                <w:pPr>
                  <w:jc w:val="center"/>
                </w:pPr>
              </w:pPrChange>
            </w:pPr>
            <w:del w:id="541" w:author="Rocha, Jonathan" w:date="2026-02-26T11:09:00Z" w16du:dateUtc="2026-02-26T17:09:00Z">
              <w:r w:rsidRPr="783F2D85" w:rsidDel="00CA34B1">
                <w:rPr>
                  <w:rFonts w:ascii="Times New Roman" w:hAnsi="Times New Roman" w:cs="Times New Roman"/>
                  <w:b/>
                  <w:bCs/>
                  <w:sz w:val="20"/>
                  <w:szCs w:val="20"/>
                </w:rPr>
                <w:delText>Method</w:delText>
              </w:r>
            </w:del>
          </w:p>
        </w:tc>
        <w:tc>
          <w:tcPr>
            <w:tcW w:w="852" w:type="dxa"/>
          </w:tcPr>
          <w:p w14:paraId="4F2A7223" w14:textId="5B0F711B" w:rsidR="001A7DF5" w:rsidRPr="00896D2E" w:rsidDel="00CA34B1" w:rsidRDefault="001A7DF5">
            <w:pPr>
              <w:rPr>
                <w:del w:id="542" w:author="Rocha, Jonathan" w:date="2026-02-26T11:09:00Z" w16du:dateUtc="2026-02-26T17:09:00Z"/>
                <w:rFonts w:ascii="Times New Roman" w:hAnsi="Times New Roman" w:cs="Times New Roman"/>
                <w:sz w:val="20"/>
                <w:szCs w:val="20"/>
              </w:rPr>
              <w:pPrChange w:id="543" w:author="Rocha, Jonathan" w:date="2026-02-17T19:17:00Z" w16du:dateUtc="2026-02-18T01:17:00Z">
                <w:pPr>
                  <w:jc w:val="center"/>
                </w:pPr>
              </w:pPrChange>
            </w:pPr>
            <w:del w:id="544" w:author="Rocha, Jonathan" w:date="2026-02-26T11:09:00Z" w16du:dateUtc="2026-02-26T17:09:00Z">
              <w:r w:rsidRPr="783F2D85" w:rsidDel="00CA34B1">
                <w:rPr>
                  <w:rFonts w:ascii="Times New Roman" w:hAnsi="Times New Roman" w:cs="Times New Roman"/>
                  <w:b/>
                  <w:bCs/>
                  <w:sz w:val="20"/>
                  <w:szCs w:val="20"/>
                </w:rPr>
                <w:delText>Annual Return</w:delText>
              </w:r>
            </w:del>
          </w:p>
        </w:tc>
        <w:tc>
          <w:tcPr>
            <w:tcW w:w="1581" w:type="dxa"/>
          </w:tcPr>
          <w:p w14:paraId="2A6979CA" w14:textId="29EA186A" w:rsidR="001A7DF5" w:rsidRPr="00896D2E" w:rsidDel="00CA34B1" w:rsidRDefault="001A7DF5">
            <w:pPr>
              <w:rPr>
                <w:del w:id="545" w:author="Rocha, Jonathan" w:date="2026-02-26T11:09:00Z" w16du:dateUtc="2026-02-26T17:09:00Z"/>
                <w:rFonts w:ascii="Times New Roman" w:hAnsi="Times New Roman" w:cs="Times New Roman"/>
                <w:sz w:val="20"/>
                <w:szCs w:val="20"/>
              </w:rPr>
              <w:pPrChange w:id="546" w:author="Rocha, Jonathan" w:date="2026-02-17T19:17:00Z" w16du:dateUtc="2026-02-18T01:17:00Z">
                <w:pPr>
                  <w:jc w:val="center"/>
                </w:pPr>
              </w:pPrChange>
            </w:pPr>
            <w:del w:id="547" w:author="Rocha, Jonathan" w:date="2026-02-26T11:09:00Z" w16du:dateUtc="2026-02-26T17:09:00Z">
              <w:r w:rsidRPr="783F2D85" w:rsidDel="00CA34B1">
                <w:rPr>
                  <w:rFonts w:ascii="Times New Roman" w:hAnsi="Times New Roman" w:cs="Times New Roman"/>
                  <w:b/>
                  <w:bCs/>
                  <w:sz w:val="20"/>
                  <w:szCs w:val="20"/>
                </w:rPr>
                <w:delText>Sharpe Ratio</w:delText>
              </w:r>
            </w:del>
          </w:p>
        </w:tc>
        <w:tc>
          <w:tcPr>
            <w:tcW w:w="1576" w:type="dxa"/>
          </w:tcPr>
          <w:p w14:paraId="2B720264" w14:textId="59CCB079" w:rsidR="001A7DF5" w:rsidRPr="00896D2E" w:rsidDel="00CA34B1" w:rsidRDefault="001A7DF5">
            <w:pPr>
              <w:rPr>
                <w:del w:id="548" w:author="Rocha, Jonathan" w:date="2026-02-26T11:09:00Z" w16du:dateUtc="2026-02-26T17:09:00Z"/>
                <w:rFonts w:ascii="Times New Roman" w:hAnsi="Times New Roman" w:cs="Times New Roman"/>
                <w:sz w:val="20"/>
                <w:szCs w:val="20"/>
              </w:rPr>
              <w:pPrChange w:id="549" w:author="Rocha, Jonathan" w:date="2026-02-17T19:17:00Z" w16du:dateUtc="2026-02-18T01:17:00Z">
                <w:pPr>
                  <w:jc w:val="center"/>
                </w:pPr>
              </w:pPrChange>
            </w:pPr>
            <w:del w:id="550" w:author="Rocha, Jonathan" w:date="2026-02-26T11:09:00Z" w16du:dateUtc="2026-02-26T17:09:00Z">
              <w:r w:rsidRPr="783F2D85" w:rsidDel="00CA34B1">
                <w:rPr>
                  <w:rFonts w:ascii="Times New Roman" w:hAnsi="Times New Roman" w:cs="Times New Roman"/>
                  <w:b/>
                  <w:bCs/>
                  <w:sz w:val="20"/>
                  <w:szCs w:val="20"/>
                </w:rPr>
                <w:delText>Key Advantage</w:delText>
              </w:r>
            </w:del>
          </w:p>
        </w:tc>
        <w:tc>
          <w:tcPr>
            <w:tcW w:w="1083" w:type="dxa"/>
          </w:tcPr>
          <w:p w14:paraId="4FD27F28" w14:textId="7FF2B028" w:rsidR="001A7DF5" w:rsidRPr="00896D2E" w:rsidDel="00CA34B1" w:rsidRDefault="001A7DF5">
            <w:pPr>
              <w:rPr>
                <w:del w:id="551" w:author="Rocha, Jonathan" w:date="2026-02-26T11:09:00Z" w16du:dateUtc="2026-02-26T17:09:00Z"/>
                <w:rFonts w:ascii="Times New Roman" w:hAnsi="Times New Roman" w:cs="Times New Roman"/>
                <w:sz w:val="20"/>
                <w:szCs w:val="20"/>
              </w:rPr>
              <w:pPrChange w:id="552" w:author="Rocha, Jonathan" w:date="2026-02-17T19:17:00Z" w16du:dateUtc="2026-02-18T01:17:00Z">
                <w:pPr>
                  <w:jc w:val="center"/>
                </w:pPr>
              </w:pPrChange>
            </w:pPr>
            <w:del w:id="553" w:author="Rocha, Jonathan" w:date="2026-02-26T11:09:00Z" w16du:dateUtc="2026-02-26T17:09:00Z">
              <w:r w:rsidRPr="783F2D85" w:rsidDel="00CA34B1">
                <w:rPr>
                  <w:rFonts w:ascii="Times New Roman" w:hAnsi="Times New Roman" w:cs="Times New Roman"/>
                  <w:b/>
                  <w:bCs/>
                  <w:sz w:val="20"/>
                  <w:szCs w:val="20"/>
                </w:rPr>
                <w:delText>Citation</w:delText>
              </w:r>
            </w:del>
          </w:p>
        </w:tc>
      </w:tr>
      <w:tr w:rsidR="001A7DF5" w:rsidRPr="00896D2E" w:rsidDel="00CA34B1" w14:paraId="04AEF35D" w14:textId="75638FDC" w:rsidTr="783F2D85">
        <w:trPr>
          <w:del w:id="554" w:author="Rocha, Jonathan" w:date="2026-02-26T11:09:00Z"/>
        </w:trPr>
        <w:tc>
          <w:tcPr>
            <w:tcW w:w="1402" w:type="dxa"/>
          </w:tcPr>
          <w:p w14:paraId="153C9875" w14:textId="09A9E941" w:rsidR="001A7DF5" w:rsidRPr="00896D2E" w:rsidDel="00CA34B1" w:rsidRDefault="001A7DF5" w:rsidP="007748AA">
            <w:pPr>
              <w:rPr>
                <w:del w:id="555" w:author="Rocha, Jonathan" w:date="2026-02-26T11:09:00Z" w16du:dateUtc="2026-02-26T17:09:00Z"/>
                <w:rFonts w:ascii="Times New Roman" w:hAnsi="Times New Roman" w:cs="Times New Roman"/>
                <w:sz w:val="20"/>
                <w:szCs w:val="20"/>
              </w:rPr>
            </w:pPr>
            <w:del w:id="556" w:author="Rocha, Jonathan" w:date="2026-02-26T11:09:00Z" w16du:dateUtc="2026-02-26T17:09:00Z">
              <w:r w:rsidRPr="783F2D85" w:rsidDel="00CA34B1">
                <w:rPr>
                  <w:rFonts w:ascii="Times New Roman" w:hAnsi="Times New Roman" w:cs="Times New Roman"/>
                  <w:sz w:val="20"/>
                  <w:szCs w:val="20"/>
                </w:rPr>
                <w:delText>Hierarchical Clustering</w:delText>
              </w:r>
            </w:del>
          </w:p>
        </w:tc>
        <w:tc>
          <w:tcPr>
            <w:tcW w:w="1256" w:type="dxa"/>
          </w:tcPr>
          <w:p w14:paraId="50B18669" w14:textId="267E359D" w:rsidR="001A7DF5" w:rsidRPr="00896D2E" w:rsidDel="00CA34B1" w:rsidRDefault="001A7DF5" w:rsidP="007748AA">
            <w:pPr>
              <w:rPr>
                <w:del w:id="557" w:author="Rocha, Jonathan" w:date="2026-02-26T11:09:00Z" w16du:dateUtc="2026-02-26T17:09:00Z"/>
                <w:rFonts w:ascii="Times New Roman" w:hAnsi="Times New Roman" w:cs="Times New Roman"/>
                <w:sz w:val="20"/>
                <w:szCs w:val="20"/>
              </w:rPr>
            </w:pPr>
            <w:del w:id="558" w:author="Rocha, Jonathan" w:date="2026-02-26T11:09:00Z" w16du:dateUtc="2026-02-26T17:09:00Z">
              <w:r w:rsidRPr="783F2D85" w:rsidDel="00CA34B1">
                <w:rPr>
                  <w:rFonts w:ascii="Times New Roman" w:hAnsi="Times New Roman" w:cs="Times New Roman"/>
                  <w:sz w:val="20"/>
                  <w:szCs w:val="20"/>
                </w:rPr>
                <w:delText>Black-Litterman integration</w:delText>
              </w:r>
            </w:del>
          </w:p>
        </w:tc>
        <w:tc>
          <w:tcPr>
            <w:tcW w:w="852" w:type="dxa"/>
          </w:tcPr>
          <w:p w14:paraId="457E560B" w14:textId="4D00B584" w:rsidR="001A7DF5" w:rsidRPr="00896D2E" w:rsidDel="00CA34B1" w:rsidRDefault="001A7DF5" w:rsidP="007748AA">
            <w:pPr>
              <w:rPr>
                <w:del w:id="559" w:author="Rocha, Jonathan" w:date="2026-02-26T11:09:00Z" w16du:dateUtc="2026-02-26T17:09:00Z"/>
                <w:rFonts w:ascii="Times New Roman" w:hAnsi="Times New Roman" w:cs="Times New Roman"/>
                <w:sz w:val="20"/>
                <w:szCs w:val="20"/>
              </w:rPr>
            </w:pPr>
            <w:del w:id="560" w:author="Rocha, Jonathan" w:date="2026-02-26T11:09:00Z" w16du:dateUtc="2026-02-26T17:09:00Z">
              <w:r w:rsidRPr="783F2D85" w:rsidDel="00CA34B1">
                <w:rPr>
                  <w:rFonts w:ascii="Times New Roman" w:hAnsi="Times New Roman" w:cs="Times New Roman"/>
                  <w:sz w:val="20"/>
                  <w:szCs w:val="20"/>
                </w:rPr>
                <w:delText>22.53%</w:delText>
              </w:r>
            </w:del>
          </w:p>
        </w:tc>
        <w:tc>
          <w:tcPr>
            <w:tcW w:w="1581" w:type="dxa"/>
          </w:tcPr>
          <w:p w14:paraId="1AB7AD0E" w14:textId="53126351" w:rsidR="001A7DF5" w:rsidRPr="00896D2E" w:rsidDel="00CA34B1" w:rsidRDefault="001A7DF5" w:rsidP="007748AA">
            <w:pPr>
              <w:rPr>
                <w:del w:id="561" w:author="Rocha, Jonathan" w:date="2026-02-26T11:09:00Z" w16du:dateUtc="2026-02-26T17:09:00Z"/>
                <w:rFonts w:ascii="Times New Roman" w:hAnsi="Times New Roman" w:cs="Times New Roman"/>
                <w:sz w:val="20"/>
                <w:szCs w:val="20"/>
              </w:rPr>
            </w:pPr>
            <w:del w:id="562" w:author="Rocha, Jonathan" w:date="2026-02-26T11:09:00Z" w16du:dateUtc="2026-02-26T17:09:00Z">
              <w:r w:rsidRPr="783F2D85" w:rsidDel="00CA34B1">
                <w:rPr>
                  <w:rFonts w:ascii="Times New Roman" w:hAnsi="Times New Roman" w:cs="Times New Roman"/>
                  <w:sz w:val="20"/>
                  <w:szCs w:val="20"/>
                </w:rPr>
                <w:delText>1.06</w:delText>
              </w:r>
            </w:del>
          </w:p>
        </w:tc>
        <w:tc>
          <w:tcPr>
            <w:tcW w:w="1576" w:type="dxa"/>
          </w:tcPr>
          <w:p w14:paraId="1376A963" w14:textId="5181EEE9" w:rsidR="001A7DF5" w:rsidRPr="00896D2E" w:rsidDel="00CA34B1" w:rsidRDefault="001A7DF5" w:rsidP="007748AA">
            <w:pPr>
              <w:rPr>
                <w:del w:id="563" w:author="Rocha, Jonathan" w:date="2026-02-26T11:09:00Z" w16du:dateUtc="2026-02-26T17:09:00Z"/>
                <w:rFonts w:ascii="Times New Roman" w:hAnsi="Times New Roman" w:cs="Times New Roman"/>
                <w:sz w:val="20"/>
                <w:szCs w:val="20"/>
              </w:rPr>
            </w:pPr>
            <w:del w:id="564" w:author="Rocha, Jonathan" w:date="2026-02-26T11:09:00Z" w16du:dateUtc="2026-02-26T17:09:00Z">
              <w:r w:rsidRPr="783F2D85" w:rsidDel="00CA34B1">
                <w:rPr>
                  <w:rFonts w:ascii="Times New Roman" w:hAnsi="Times New Roman" w:cs="Times New Roman"/>
                  <w:sz w:val="20"/>
                  <w:szCs w:val="20"/>
                </w:rPr>
                <w:delText>Explainability</w:delText>
              </w:r>
            </w:del>
          </w:p>
        </w:tc>
        <w:tc>
          <w:tcPr>
            <w:tcW w:w="1083" w:type="dxa"/>
          </w:tcPr>
          <w:p w14:paraId="4A4CF063" w14:textId="10BE738D" w:rsidR="001A7DF5" w:rsidRPr="00896D2E" w:rsidDel="00CA34B1" w:rsidRDefault="001A7DF5" w:rsidP="007748AA">
            <w:pPr>
              <w:rPr>
                <w:del w:id="565" w:author="Rocha, Jonathan" w:date="2026-02-26T11:09:00Z" w16du:dateUtc="2026-02-26T17:09:00Z"/>
                <w:rFonts w:ascii="Times New Roman" w:hAnsi="Times New Roman" w:cs="Times New Roman"/>
                <w:sz w:val="20"/>
                <w:szCs w:val="20"/>
              </w:rPr>
            </w:pPr>
            <w:del w:id="566" w:author="Rocha, Jonathan" w:date="2026-02-26T11:09:00Z" w16du:dateUtc="2026-02-26T17:09:00Z">
              <w:r w:rsidRPr="783F2D85" w:rsidDel="00CA34B1">
                <w:rPr>
                  <w:rFonts w:ascii="Times New Roman" w:hAnsi="Times New Roman" w:cs="Times New Roman"/>
                  <w:sz w:val="20"/>
                  <w:szCs w:val="20"/>
                </w:rPr>
                <w:delText>Zhang et al. (2020)</w:delText>
              </w:r>
            </w:del>
          </w:p>
        </w:tc>
      </w:tr>
      <w:tr w:rsidR="001A7DF5" w:rsidRPr="00896D2E" w:rsidDel="00CA34B1" w14:paraId="1F54683D" w14:textId="3BF5AAC6" w:rsidTr="783F2D85">
        <w:trPr>
          <w:del w:id="567" w:author="Rocha, Jonathan" w:date="2026-02-26T11:09:00Z"/>
        </w:trPr>
        <w:tc>
          <w:tcPr>
            <w:tcW w:w="1402" w:type="dxa"/>
          </w:tcPr>
          <w:p w14:paraId="46BAF1C1" w14:textId="26CDD4E1" w:rsidR="001A7DF5" w:rsidRPr="00896D2E" w:rsidDel="00CA34B1" w:rsidRDefault="001A7DF5" w:rsidP="007748AA">
            <w:pPr>
              <w:rPr>
                <w:del w:id="568" w:author="Rocha, Jonathan" w:date="2026-02-26T11:09:00Z" w16du:dateUtc="2026-02-26T17:09:00Z"/>
                <w:rFonts w:ascii="Times New Roman" w:hAnsi="Times New Roman" w:cs="Times New Roman"/>
                <w:sz w:val="20"/>
                <w:szCs w:val="20"/>
              </w:rPr>
            </w:pPr>
            <w:del w:id="569" w:author="Rocha, Jonathan" w:date="2026-02-26T11:09:00Z" w16du:dateUtc="2026-02-26T17:09:00Z">
              <w:r w:rsidRPr="783F2D85" w:rsidDel="00CA34B1">
                <w:rPr>
                  <w:rFonts w:ascii="Times New Roman" w:hAnsi="Times New Roman" w:cs="Times New Roman"/>
                  <w:sz w:val="20"/>
                  <w:szCs w:val="20"/>
                </w:rPr>
                <w:delText>Statistical Jump Model</w:delText>
              </w:r>
            </w:del>
          </w:p>
        </w:tc>
        <w:tc>
          <w:tcPr>
            <w:tcW w:w="1256" w:type="dxa"/>
          </w:tcPr>
          <w:p w14:paraId="0CD95115" w14:textId="7C4BD09A" w:rsidR="001A7DF5" w:rsidRPr="00896D2E" w:rsidDel="00CA34B1" w:rsidRDefault="001A7DF5" w:rsidP="007748AA">
            <w:pPr>
              <w:rPr>
                <w:del w:id="570" w:author="Rocha, Jonathan" w:date="2026-02-26T11:09:00Z" w16du:dateUtc="2026-02-26T17:09:00Z"/>
                <w:rFonts w:ascii="Times New Roman" w:hAnsi="Times New Roman" w:cs="Times New Roman"/>
                <w:sz w:val="20"/>
                <w:szCs w:val="20"/>
              </w:rPr>
            </w:pPr>
            <w:del w:id="571" w:author="Rocha, Jonathan" w:date="2026-02-26T11:09:00Z" w16du:dateUtc="2026-02-26T17:09:00Z">
              <w:r w:rsidRPr="783F2D85" w:rsidDel="00CA34B1">
                <w:rPr>
                  <w:rFonts w:ascii="Times New Roman" w:hAnsi="Times New Roman" w:cs="Times New Roman"/>
                  <w:sz w:val="20"/>
                  <w:szCs w:val="20"/>
                </w:rPr>
                <w:delText>Jump-penalty regime switching</w:delText>
              </w:r>
            </w:del>
          </w:p>
        </w:tc>
        <w:tc>
          <w:tcPr>
            <w:tcW w:w="852" w:type="dxa"/>
          </w:tcPr>
          <w:p w14:paraId="08084F8D" w14:textId="0EE09E26" w:rsidR="001A7DF5" w:rsidRPr="00896D2E" w:rsidDel="00CA34B1" w:rsidRDefault="001A7DF5" w:rsidP="007748AA">
            <w:pPr>
              <w:rPr>
                <w:del w:id="572" w:author="Rocha, Jonathan" w:date="2026-02-26T11:09:00Z" w16du:dateUtc="2026-02-26T17:09:00Z"/>
                <w:rFonts w:ascii="Times New Roman" w:hAnsi="Times New Roman" w:cs="Times New Roman"/>
                <w:sz w:val="20"/>
                <w:szCs w:val="20"/>
              </w:rPr>
            </w:pPr>
            <w:del w:id="573" w:author="Rocha, Jonathan" w:date="2026-02-26T11:09:00Z" w16du:dateUtc="2026-02-26T17:09:00Z">
              <w:r w:rsidRPr="783F2D85" w:rsidDel="00CA34B1">
                <w:rPr>
                  <w:rFonts w:ascii="Times New Roman" w:hAnsi="Times New Roman" w:cs="Times New Roman"/>
                  <w:sz w:val="20"/>
                  <w:szCs w:val="20"/>
                </w:rPr>
                <w:delText>+1-4% vs. benchmark</w:delText>
              </w:r>
            </w:del>
          </w:p>
        </w:tc>
        <w:tc>
          <w:tcPr>
            <w:tcW w:w="1581" w:type="dxa"/>
          </w:tcPr>
          <w:p w14:paraId="41E07B30" w14:textId="116473B8" w:rsidR="001A7DF5" w:rsidRPr="00896D2E" w:rsidDel="00CA34B1" w:rsidRDefault="001A7DF5" w:rsidP="007748AA">
            <w:pPr>
              <w:rPr>
                <w:del w:id="574" w:author="Rocha, Jonathan" w:date="2026-02-26T11:09:00Z" w16du:dateUtc="2026-02-26T17:09:00Z"/>
                <w:rFonts w:ascii="Times New Roman" w:hAnsi="Times New Roman" w:cs="Times New Roman"/>
                <w:sz w:val="20"/>
                <w:szCs w:val="20"/>
              </w:rPr>
            </w:pPr>
            <w:del w:id="575" w:author="Rocha, Jonathan" w:date="2026-02-26T11:09:00Z" w16du:dateUtc="2026-02-26T17:09:00Z">
              <w:r w:rsidRPr="783F2D85" w:rsidDel="00CA34B1">
                <w:rPr>
                  <w:rFonts w:ascii="Times New Roman" w:hAnsi="Times New Roman" w:cs="Times New Roman"/>
                  <w:sz w:val="20"/>
                  <w:szCs w:val="20"/>
                </w:rPr>
                <w:delText>Higher vs. HMM</w:delText>
              </w:r>
            </w:del>
          </w:p>
        </w:tc>
        <w:tc>
          <w:tcPr>
            <w:tcW w:w="1576" w:type="dxa"/>
          </w:tcPr>
          <w:p w14:paraId="5BE2A54C" w14:textId="1159AF29" w:rsidR="001A7DF5" w:rsidRPr="00896D2E" w:rsidDel="00CA34B1" w:rsidRDefault="001A7DF5" w:rsidP="007748AA">
            <w:pPr>
              <w:rPr>
                <w:del w:id="576" w:author="Rocha, Jonathan" w:date="2026-02-26T11:09:00Z" w16du:dateUtc="2026-02-26T17:09:00Z"/>
                <w:rFonts w:ascii="Times New Roman" w:hAnsi="Times New Roman" w:cs="Times New Roman"/>
                <w:sz w:val="20"/>
                <w:szCs w:val="20"/>
              </w:rPr>
            </w:pPr>
            <w:del w:id="577" w:author="Rocha, Jonathan" w:date="2026-02-26T11:09:00Z" w16du:dateUtc="2026-02-26T17:09:00Z">
              <w:r w:rsidRPr="783F2D85" w:rsidDel="00CA34B1">
                <w:rPr>
                  <w:rFonts w:ascii="Times New Roman" w:hAnsi="Times New Roman" w:cs="Times New Roman"/>
                  <w:sz w:val="20"/>
                  <w:szCs w:val="20"/>
                </w:rPr>
                <w:delText>Reduced turnover</w:delText>
              </w:r>
            </w:del>
          </w:p>
        </w:tc>
        <w:tc>
          <w:tcPr>
            <w:tcW w:w="1083" w:type="dxa"/>
          </w:tcPr>
          <w:p w14:paraId="20EC2BAE" w14:textId="26FC6684" w:rsidR="001A7DF5" w:rsidRPr="00896D2E" w:rsidDel="00CA34B1" w:rsidRDefault="001A7DF5" w:rsidP="007748AA">
            <w:pPr>
              <w:rPr>
                <w:del w:id="578" w:author="Rocha, Jonathan" w:date="2026-02-26T11:09:00Z" w16du:dateUtc="2026-02-26T17:09:00Z"/>
                <w:rFonts w:ascii="Times New Roman" w:hAnsi="Times New Roman" w:cs="Times New Roman"/>
                <w:sz w:val="20"/>
                <w:szCs w:val="20"/>
              </w:rPr>
            </w:pPr>
            <w:del w:id="579" w:author="Rocha, Jonathan" w:date="2026-02-26T11:09:00Z" w16du:dateUtc="2026-02-26T17:09:00Z">
              <w:r w:rsidRPr="783F2D85" w:rsidDel="00CA34B1">
                <w:rPr>
                  <w:rFonts w:ascii="Times New Roman" w:hAnsi="Times New Roman" w:cs="Times New Roman"/>
                  <w:sz w:val="20"/>
                  <w:szCs w:val="20"/>
                </w:rPr>
                <w:delText>Shu et al. (2024)</w:delText>
              </w:r>
            </w:del>
          </w:p>
        </w:tc>
      </w:tr>
      <w:tr w:rsidR="001A7DF5" w:rsidRPr="00896D2E" w:rsidDel="00CA34B1" w14:paraId="7752CC3A" w14:textId="23723DD6" w:rsidTr="783F2D85">
        <w:trPr>
          <w:del w:id="580" w:author="Rocha, Jonathan" w:date="2026-02-26T11:09:00Z"/>
        </w:trPr>
        <w:tc>
          <w:tcPr>
            <w:tcW w:w="1402" w:type="dxa"/>
          </w:tcPr>
          <w:p w14:paraId="042F9E37" w14:textId="0F8BBB97" w:rsidR="001A7DF5" w:rsidRPr="00896D2E" w:rsidDel="00CA34B1" w:rsidRDefault="001A7DF5" w:rsidP="007748AA">
            <w:pPr>
              <w:rPr>
                <w:del w:id="581" w:author="Rocha, Jonathan" w:date="2026-02-26T11:09:00Z" w16du:dateUtc="2026-02-26T17:09:00Z"/>
                <w:rFonts w:ascii="Times New Roman" w:hAnsi="Times New Roman" w:cs="Times New Roman"/>
                <w:sz w:val="20"/>
                <w:szCs w:val="20"/>
              </w:rPr>
            </w:pPr>
            <w:del w:id="582" w:author="Rocha, Jonathan" w:date="2026-02-26T11:09:00Z" w16du:dateUtc="2026-02-26T17:09:00Z">
              <w:r w:rsidRPr="783F2D85" w:rsidDel="00CA34B1">
                <w:rPr>
                  <w:rFonts w:ascii="Times New Roman" w:hAnsi="Times New Roman" w:cs="Times New Roman"/>
                  <w:sz w:val="20"/>
                  <w:szCs w:val="20"/>
                </w:rPr>
                <w:delText>Relative Sentiment</w:delText>
              </w:r>
            </w:del>
          </w:p>
        </w:tc>
        <w:tc>
          <w:tcPr>
            <w:tcW w:w="1256" w:type="dxa"/>
          </w:tcPr>
          <w:p w14:paraId="31D56458" w14:textId="186B22B5" w:rsidR="001A7DF5" w:rsidRPr="00896D2E" w:rsidDel="00CA34B1" w:rsidRDefault="001A7DF5" w:rsidP="007748AA">
            <w:pPr>
              <w:rPr>
                <w:del w:id="583" w:author="Rocha, Jonathan" w:date="2026-02-26T11:09:00Z" w16du:dateUtc="2026-02-26T17:09:00Z"/>
                <w:rFonts w:ascii="Times New Roman" w:hAnsi="Times New Roman" w:cs="Times New Roman"/>
                <w:sz w:val="20"/>
                <w:szCs w:val="20"/>
              </w:rPr>
            </w:pPr>
            <w:del w:id="584" w:author="Rocha, Jonathan" w:date="2026-02-26T11:09:00Z" w16du:dateUtc="2026-02-26T17:09:00Z">
              <w:r w:rsidRPr="783F2D85" w:rsidDel="00CA34B1">
                <w:rPr>
                  <w:rFonts w:ascii="Times New Roman" w:hAnsi="Times New Roman" w:cs="Times New Roman"/>
                  <w:sz w:val="20"/>
                  <w:szCs w:val="20"/>
                </w:rPr>
                <w:delText>Sentix + ML ensemble</w:delText>
              </w:r>
            </w:del>
          </w:p>
        </w:tc>
        <w:tc>
          <w:tcPr>
            <w:tcW w:w="852" w:type="dxa"/>
          </w:tcPr>
          <w:p w14:paraId="62775EEE" w14:textId="07AED8BA" w:rsidR="001A7DF5" w:rsidRPr="00896D2E" w:rsidDel="00CA34B1" w:rsidRDefault="001A7DF5" w:rsidP="007748AA">
            <w:pPr>
              <w:rPr>
                <w:del w:id="585" w:author="Rocha, Jonathan" w:date="2026-02-26T11:09:00Z" w16du:dateUtc="2026-02-26T17:09:00Z"/>
                <w:rFonts w:ascii="Times New Roman" w:hAnsi="Times New Roman" w:cs="Times New Roman"/>
                <w:sz w:val="20"/>
                <w:szCs w:val="20"/>
              </w:rPr>
            </w:pPr>
            <w:del w:id="586" w:author="Rocha, Jonathan" w:date="2026-02-26T11:09:00Z" w16du:dateUtc="2026-02-26T17:09:00Z">
              <w:r w:rsidRPr="783F2D85" w:rsidDel="00CA34B1">
                <w:rPr>
                  <w:rFonts w:ascii="Times New Roman" w:hAnsi="Times New Roman" w:cs="Times New Roman"/>
                  <w:sz w:val="20"/>
                  <w:szCs w:val="20"/>
                </w:rPr>
                <w:delText>+400-700 bps</w:delText>
              </w:r>
            </w:del>
          </w:p>
        </w:tc>
        <w:tc>
          <w:tcPr>
            <w:tcW w:w="1581" w:type="dxa"/>
          </w:tcPr>
          <w:p w14:paraId="1881BDEF" w14:textId="422476A3" w:rsidR="001A7DF5" w:rsidRPr="00896D2E" w:rsidDel="00CA34B1" w:rsidRDefault="001A7DF5" w:rsidP="007748AA">
            <w:pPr>
              <w:rPr>
                <w:del w:id="587" w:author="Rocha, Jonathan" w:date="2026-02-26T11:09:00Z" w16du:dateUtc="2026-02-26T17:09:00Z"/>
                <w:rFonts w:ascii="Times New Roman" w:hAnsi="Times New Roman" w:cs="Times New Roman"/>
                <w:sz w:val="20"/>
                <w:szCs w:val="20"/>
              </w:rPr>
            </w:pPr>
            <w:del w:id="588" w:author="Rocha, Jonathan" w:date="2026-02-26T11:09:00Z" w16du:dateUtc="2026-02-26T17:09:00Z">
              <w:r w:rsidRPr="783F2D85" w:rsidDel="00CA34B1">
                <w:rPr>
                  <w:rFonts w:ascii="Times New Roman" w:hAnsi="Times New Roman" w:cs="Times New Roman"/>
                  <w:sz w:val="20"/>
                  <w:szCs w:val="20"/>
                </w:rPr>
                <w:delText>Improved</w:delText>
              </w:r>
            </w:del>
          </w:p>
        </w:tc>
        <w:tc>
          <w:tcPr>
            <w:tcW w:w="1576" w:type="dxa"/>
          </w:tcPr>
          <w:p w14:paraId="44603BC3" w14:textId="655DCAAF" w:rsidR="001A7DF5" w:rsidRPr="00896D2E" w:rsidDel="00CA34B1" w:rsidRDefault="001A7DF5" w:rsidP="007748AA">
            <w:pPr>
              <w:rPr>
                <w:del w:id="589" w:author="Rocha, Jonathan" w:date="2026-02-26T11:09:00Z" w16du:dateUtc="2026-02-26T17:09:00Z"/>
                <w:rFonts w:ascii="Times New Roman" w:hAnsi="Times New Roman" w:cs="Times New Roman"/>
                <w:sz w:val="20"/>
                <w:szCs w:val="20"/>
              </w:rPr>
            </w:pPr>
            <w:del w:id="590" w:author="Rocha, Jonathan" w:date="2026-02-26T11:09:00Z" w16du:dateUtc="2026-02-26T17:09:00Z">
              <w:r w:rsidRPr="783F2D85" w:rsidDel="00CA34B1">
                <w:rPr>
                  <w:rFonts w:ascii="Times New Roman" w:hAnsi="Times New Roman" w:cs="Times New Roman"/>
                  <w:sz w:val="20"/>
                  <w:szCs w:val="20"/>
                </w:rPr>
                <w:delText>Cross-regional validity</w:delText>
              </w:r>
            </w:del>
          </w:p>
        </w:tc>
        <w:tc>
          <w:tcPr>
            <w:tcW w:w="1083" w:type="dxa"/>
          </w:tcPr>
          <w:p w14:paraId="3AE17BAF" w14:textId="548C3FA3" w:rsidR="001A7DF5" w:rsidRPr="00896D2E" w:rsidDel="00CA34B1" w:rsidRDefault="001A7DF5" w:rsidP="007748AA">
            <w:pPr>
              <w:rPr>
                <w:del w:id="591" w:author="Rocha, Jonathan" w:date="2026-02-26T11:09:00Z" w16du:dateUtc="2026-02-26T17:09:00Z"/>
                <w:rFonts w:ascii="Times New Roman" w:hAnsi="Times New Roman" w:cs="Times New Roman"/>
                <w:sz w:val="20"/>
                <w:szCs w:val="20"/>
              </w:rPr>
            </w:pPr>
            <w:del w:id="592" w:author="Rocha, Jonathan" w:date="2026-02-26T11:09:00Z" w16du:dateUtc="2026-02-26T17:09:00Z">
              <w:r w:rsidRPr="783F2D85" w:rsidDel="00CA34B1">
                <w:rPr>
                  <w:rFonts w:ascii="Times New Roman" w:hAnsi="Times New Roman" w:cs="Times New Roman"/>
                  <w:sz w:val="20"/>
                  <w:szCs w:val="20"/>
                </w:rPr>
                <w:delText>Micaletti (2022)</w:delText>
              </w:r>
            </w:del>
          </w:p>
        </w:tc>
      </w:tr>
      <w:tr w:rsidR="001A7DF5" w:rsidRPr="00896D2E" w:rsidDel="00CA34B1" w14:paraId="0E2495F0" w14:textId="2876ABE4" w:rsidTr="783F2D85">
        <w:trPr>
          <w:del w:id="593" w:author="Rocha, Jonathan" w:date="2026-02-26T11:09:00Z"/>
        </w:trPr>
        <w:tc>
          <w:tcPr>
            <w:tcW w:w="1402" w:type="dxa"/>
          </w:tcPr>
          <w:p w14:paraId="3E71BD3D" w14:textId="52931B00" w:rsidR="001A7DF5" w:rsidRPr="00896D2E" w:rsidDel="00CA34B1" w:rsidRDefault="001A7DF5" w:rsidP="007748AA">
            <w:pPr>
              <w:rPr>
                <w:del w:id="594" w:author="Rocha, Jonathan" w:date="2026-02-26T11:09:00Z" w16du:dateUtc="2026-02-26T17:09:00Z"/>
                <w:rFonts w:ascii="Times New Roman" w:hAnsi="Times New Roman" w:cs="Times New Roman"/>
                <w:sz w:val="20"/>
                <w:szCs w:val="20"/>
              </w:rPr>
            </w:pPr>
            <w:del w:id="595" w:author="Rocha, Jonathan" w:date="2026-02-26T11:09:00Z" w16du:dateUtc="2026-02-26T17:09:00Z">
              <w:r w:rsidRPr="783F2D85" w:rsidDel="00CA34B1">
                <w:rPr>
                  <w:rFonts w:ascii="Times New Roman" w:hAnsi="Times New Roman" w:cs="Times New Roman"/>
                  <w:sz w:val="20"/>
                  <w:szCs w:val="20"/>
                </w:rPr>
                <w:delText>Mixed-Frequency</w:delText>
              </w:r>
            </w:del>
          </w:p>
        </w:tc>
        <w:tc>
          <w:tcPr>
            <w:tcW w:w="1256" w:type="dxa"/>
          </w:tcPr>
          <w:p w14:paraId="2C75A3DB" w14:textId="6E153F69" w:rsidR="001A7DF5" w:rsidRPr="00896D2E" w:rsidDel="00CA34B1" w:rsidRDefault="001A7DF5" w:rsidP="007748AA">
            <w:pPr>
              <w:rPr>
                <w:del w:id="596" w:author="Rocha, Jonathan" w:date="2026-02-26T11:09:00Z" w16du:dateUtc="2026-02-26T17:09:00Z"/>
                <w:rFonts w:ascii="Times New Roman" w:hAnsi="Times New Roman" w:cs="Times New Roman"/>
                <w:sz w:val="20"/>
                <w:szCs w:val="20"/>
              </w:rPr>
            </w:pPr>
            <w:del w:id="597" w:author="Rocha, Jonathan" w:date="2026-02-26T11:09:00Z" w16du:dateUtc="2026-02-26T17:09:00Z">
              <w:r w:rsidRPr="783F2D85" w:rsidDel="00CA34B1">
                <w:rPr>
                  <w:rFonts w:ascii="Times New Roman" w:hAnsi="Times New Roman" w:cs="Times New Roman"/>
                  <w:sz w:val="20"/>
                  <w:szCs w:val="20"/>
                </w:rPr>
                <w:delText>MF-EEMD-ML</w:delText>
              </w:r>
            </w:del>
          </w:p>
        </w:tc>
        <w:tc>
          <w:tcPr>
            <w:tcW w:w="852" w:type="dxa"/>
          </w:tcPr>
          <w:p w14:paraId="381BC21B" w14:textId="561CFCAB" w:rsidR="001A7DF5" w:rsidRPr="00896D2E" w:rsidDel="00CA34B1" w:rsidRDefault="001A7DF5" w:rsidP="007748AA">
            <w:pPr>
              <w:rPr>
                <w:del w:id="598" w:author="Rocha, Jonathan" w:date="2026-02-26T11:09:00Z" w16du:dateUtc="2026-02-26T17:09:00Z"/>
                <w:rFonts w:ascii="Times New Roman" w:hAnsi="Times New Roman" w:cs="Times New Roman"/>
                <w:sz w:val="20"/>
                <w:szCs w:val="20"/>
              </w:rPr>
            </w:pPr>
            <w:del w:id="599" w:author="Rocha, Jonathan" w:date="2026-02-26T11:09:00Z" w16du:dateUtc="2026-02-26T17:09:00Z">
              <w:r w:rsidRPr="783F2D85" w:rsidDel="00CA34B1">
                <w:rPr>
                  <w:rFonts w:ascii="Times New Roman" w:hAnsi="Times New Roman" w:cs="Times New Roman"/>
                  <w:sz w:val="20"/>
                  <w:szCs w:val="20"/>
                </w:rPr>
                <w:delText>-</w:delText>
              </w:r>
            </w:del>
          </w:p>
        </w:tc>
        <w:tc>
          <w:tcPr>
            <w:tcW w:w="1581" w:type="dxa"/>
          </w:tcPr>
          <w:p w14:paraId="1BF24C78" w14:textId="33AAAEA7" w:rsidR="001A7DF5" w:rsidRPr="00896D2E" w:rsidDel="00CA34B1" w:rsidRDefault="001A7DF5" w:rsidP="007748AA">
            <w:pPr>
              <w:rPr>
                <w:del w:id="600" w:author="Rocha, Jonathan" w:date="2026-02-26T11:09:00Z" w16du:dateUtc="2026-02-26T17:09:00Z"/>
                <w:rFonts w:ascii="Times New Roman" w:hAnsi="Times New Roman" w:cs="Times New Roman"/>
                <w:sz w:val="20"/>
                <w:szCs w:val="20"/>
              </w:rPr>
            </w:pPr>
            <w:del w:id="601" w:author="Rocha, Jonathan" w:date="2026-02-26T11:09:00Z" w16du:dateUtc="2026-02-26T17:09:00Z">
              <w:r w:rsidRPr="783F2D85" w:rsidDel="00CA34B1">
                <w:rPr>
                  <w:rFonts w:ascii="Times New Roman" w:hAnsi="Times New Roman" w:cs="Times New Roman"/>
                  <w:sz w:val="20"/>
                  <w:szCs w:val="20"/>
                </w:rPr>
                <w:delText>-</w:delText>
              </w:r>
            </w:del>
          </w:p>
        </w:tc>
        <w:tc>
          <w:tcPr>
            <w:tcW w:w="1576" w:type="dxa"/>
          </w:tcPr>
          <w:p w14:paraId="396C5616" w14:textId="7D56227D" w:rsidR="001A7DF5" w:rsidRPr="00896D2E" w:rsidDel="00CA34B1" w:rsidRDefault="001A7DF5" w:rsidP="007748AA">
            <w:pPr>
              <w:rPr>
                <w:del w:id="602" w:author="Rocha, Jonathan" w:date="2026-02-26T11:09:00Z" w16du:dateUtc="2026-02-26T17:09:00Z"/>
                <w:rFonts w:ascii="Times New Roman" w:hAnsi="Times New Roman" w:cs="Times New Roman"/>
                <w:sz w:val="20"/>
                <w:szCs w:val="20"/>
              </w:rPr>
            </w:pPr>
            <w:del w:id="603" w:author="Rocha, Jonathan" w:date="2026-02-26T11:09:00Z" w16du:dateUtc="2026-02-26T17:09:00Z">
              <w:r w:rsidRPr="783F2D85" w:rsidDel="00CA34B1">
                <w:rPr>
                  <w:rFonts w:ascii="Times New Roman" w:hAnsi="Times New Roman" w:cs="Times New Roman"/>
                  <w:sz w:val="20"/>
                  <w:szCs w:val="20"/>
                </w:rPr>
                <w:delText>19.18% MAE reduction</w:delText>
              </w:r>
            </w:del>
          </w:p>
        </w:tc>
        <w:tc>
          <w:tcPr>
            <w:tcW w:w="1083" w:type="dxa"/>
          </w:tcPr>
          <w:p w14:paraId="0C2F5034" w14:textId="09309953" w:rsidR="001A7DF5" w:rsidRPr="00896D2E" w:rsidDel="00CA34B1" w:rsidRDefault="001A7DF5" w:rsidP="007748AA">
            <w:pPr>
              <w:rPr>
                <w:del w:id="604" w:author="Rocha, Jonathan" w:date="2026-02-26T11:09:00Z" w16du:dateUtc="2026-02-26T17:09:00Z"/>
                <w:rFonts w:ascii="Times New Roman" w:hAnsi="Times New Roman" w:cs="Times New Roman"/>
                <w:sz w:val="20"/>
                <w:szCs w:val="20"/>
              </w:rPr>
            </w:pPr>
            <w:del w:id="605" w:author="Rocha, Jonathan" w:date="2026-02-26T11:09:00Z" w16du:dateUtc="2026-02-26T17:09:00Z">
              <w:r w:rsidRPr="783F2D85" w:rsidDel="00CA34B1">
                <w:rPr>
                  <w:rFonts w:ascii="Times New Roman" w:hAnsi="Times New Roman" w:cs="Times New Roman"/>
                  <w:sz w:val="20"/>
                  <w:szCs w:val="20"/>
                </w:rPr>
                <w:delText>Cai et al. (2024)</w:delText>
              </w:r>
            </w:del>
          </w:p>
        </w:tc>
      </w:tr>
      <w:tr w:rsidR="001A7DF5" w:rsidRPr="00896D2E" w:rsidDel="00CA34B1" w14:paraId="285A668E" w14:textId="3EC88322" w:rsidTr="783F2D85">
        <w:trPr>
          <w:del w:id="606" w:author="Rocha, Jonathan" w:date="2026-02-26T11:09:00Z"/>
        </w:trPr>
        <w:tc>
          <w:tcPr>
            <w:tcW w:w="1402" w:type="dxa"/>
          </w:tcPr>
          <w:p w14:paraId="2C98D0C3" w14:textId="6BB70EDE" w:rsidR="001A7DF5" w:rsidRPr="00896D2E" w:rsidDel="00CA34B1" w:rsidRDefault="001A7DF5" w:rsidP="007748AA">
            <w:pPr>
              <w:rPr>
                <w:del w:id="607" w:author="Rocha, Jonathan" w:date="2026-02-26T11:09:00Z" w16du:dateUtc="2026-02-26T17:09:00Z"/>
                <w:rFonts w:ascii="Times New Roman" w:hAnsi="Times New Roman" w:cs="Times New Roman"/>
                <w:sz w:val="20"/>
                <w:szCs w:val="20"/>
              </w:rPr>
            </w:pPr>
            <w:del w:id="608" w:author="Rocha, Jonathan" w:date="2026-02-26T11:09:00Z" w16du:dateUtc="2026-02-26T17:09:00Z">
              <w:r w:rsidRPr="783F2D85" w:rsidDel="00CA34B1">
                <w:rPr>
                  <w:rFonts w:ascii="Times New Roman" w:hAnsi="Times New Roman" w:cs="Times New Roman"/>
                  <w:sz w:val="20"/>
                  <w:szCs w:val="20"/>
                </w:rPr>
                <w:delText>Intraday Sentiment</w:delText>
              </w:r>
            </w:del>
          </w:p>
        </w:tc>
        <w:tc>
          <w:tcPr>
            <w:tcW w:w="1256" w:type="dxa"/>
          </w:tcPr>
          <w:p w14:paraId="7D8D81A2" w14:textId="035DAC5C" w:rsidR="001A7DF5" w:rsidRPr="00896D2E" w:rsidDel="00CA34B1" w:rsidRDefault="001A7DF5" w:rsidP="007748AA">
            <w:pPr>
              <w:rPr>
                <w:del w:id="609" w:author="Rocha, Jonathan" w:date="2026-02-26T11:09:00Z" w16du:dateUtc="2026-02-26T17:09:00Z"/>
                <w:rFonts w:ascii="Times New Roman" w:hAnsi="Times New Roman" w:cs="Times New Roman"/>
                <w:sz w:val="20"/>
                <w:szCs w:val="20"/>
              </w:rPr>
            </w:pPr>
            <w:del w:id="610" w:author="Rocha, Jonathan" w:date="2026-02-26T11:09:00Z" w16du:dateUtc="2026-02-26T17:09:00Z">
              <w:r w:rsidRPr="783F2D85" w:rsidDel="00CA34B1">
                <w:rPr>
                  <w:rFonts w:ascii="Times New Roman" w:hAnsi="Times New Roman" w:cs="Times New Roman"/>
                  <w:sz w:val="20"/>
                  <w:szCs w:val="20"/>
                </w:rPr>
                <w:delText>Field-specific lexicon</w:delText>
              </w:r>
            </w:del>
          </w:p>
        </w:tc>
        <w:tc>
          <w:tcPr>
            <w:tcW w:w="852" w:type="dxa"/>
          </w:tcPr>
          <w:p w14:paraId="38B317EB" w14:textId="02DDFFCF" w:rsidR="001A7DF5" w:rsidRPr="00896D2E" w:rsidDel="00CA34B1" w:rsidRDefault="001A7DF5" w:rsidP="007748AA">
            <w:pPr>
              <w:rPr>
                <w:del w:id="611" w:author="Rocha, Jonathan" w:date="2026-02-26T11:09:00Z" w16du:dateUtc="2026-02-26T17:09:00Z"/>
                <w:rFonts w:ascii="Times New Roman" w:hAnsi="Times New Roman" w:cs="Times New Roman"/>
                <w:sz w:val="20"/>
                <w:szCs w:val="20"/>
              </w:rPr>
            </w:pPr>
            <w:del w:id="612" w:author="Rocha, Jonathan" w:date="2026-02-26T11:09:00Z" w16du:dateUtc="2026-02-26T17:09:00Z">
              <w:r w:rsidRPr="783F2D85" w:rsidDel="00CA34B1">
                <w:rPr>
                  <w:rFonts w:ascii="Times New Roman" w:hAnsi="Times New Roman" w:cs="Times New Roman"/>
                  <w:sz w:val="20"/>
                  <w:szCs w:val="20"/>
                </w:rPr>
                <w:delText>4.55% (strategy)</w:delText>
              </w:r>
            </w:del>
          </w:p>
        </w:tc>
        <w:tc>
          <w:tcPr>
            <w:tcW w:w="1581" w:type="dxa"/>
          </w:tcPr>
          <w:p w14:paraId="49A953C9" w14:textId="5CCC3A53" w:rsidR="001A7DF5" w:rsidRPr="00896D2E" w:rsidDel="00CA34B1" w:rsidRDefault="001A7DF5" w:rsidP="007748AA">
            <w:pPr>
              <w:rPr>
                <w:del w:id="613" w:author="Rocha, Jonathan" w:date="2026-02-26T11:09:00Z" w16du:dateUtc="2026-02-26T17:09:00Z"/>
                <w:rFonts w:ascii="Times New Roman" w:hAnsi="Times New Roman" w:cs="Times New Roman"/>
                <w:sz w:val="20"/>
                <w:szCs w:val="20"/>
              </w:rPr>
            </w:pPr>
            <w:del w:id="614" w:author="Rocha, Jonathan" w:date="2026-02-26T11:09:00Z" w16du:dateUtc="2026-02-26T17:09:00Z">
              <w:r w:rsidRPr="783F2D85" w:rsidDel="00CA34B1">
                <w:rPr>
                  <w:rFonts w:ascii="Times New Roman" w:hAnsi="Times New Roman" w:cs="Times New Roman"/>
                  <w:sz w:val="20"/>
                  <w:szCs w:val="20"/>
                </w:rPr>
                <w:delText>1.496</w:delText>
              </w:r>
            </w:del>
          </w:p>
        </w:tc>
        <w:tc>
          <w:tcPr>
            <w:tcW w:w="1576" w:type="dxa"/>
          </w:tcPr>
          <w:p w14:paraId="00000F74" w14:textId="1EABA234" w:rsidR="001A7DF5" w:rsidRPr="00896D2E" w:rsidDel="00CA34B1" w:rsidRDefault="001A7DF5" w:rsidP="007748AA">
            <w:pPr>
              <w:rPr>
                <w:del w:id="615" w:author="Rocha, Jonathan" w:date="2026-02-26T11:09:00Z" w16du:dateUtc="2026-02-26T17:09:00Z"/>
                <w:rFonts w:ascii="Times New Roman" w:hAnsi="Times New Roman" w:cs="Times New Roman"/>
                <w:sz w:val="20"/>
                <w:szCs w:val="20"/>
              </w:rPr>
            </w:pPr>
            <w:del w:id="616" w:author="Rocha, Jonathan" w:date="2026-02-26T11:09:00Z" w16du:dateUtc="2026-02-26T17:09:00Z">
              <w:r w:rsidRPr="783F2D85" w:rsidDel="00CA34B1">
                <w:rPr>
                  <w:rFonts w:ascii="Times New Roman" w:hAnsi="Times New Roman" w:cs="Times New Roman"/>
                  <w:sz w:val="20"/>
                  <w:szCs w:val="20"/>
                </w:rPr>
                <w:delText>Leading indicator</w:delText>
              </w:r>
            </w:del>
          </w:p>
        </w:tc>
        <w:tc>
          <w:tcPr>
            <w:tcW w:w="1083" w:type="dxa"/>
          </w:tcPr>
          <w:p w14:paraId="1D5D88EB" w14:textId="29E12EAE" w:rsidR="001A7DF5" w:rsidRPr="00896D2E" w:rsidDel="00CA34B1" w:rsidRDefault="001A7DF5" w:rsidP="007748AA">
            <w:pPr>
              <w:keepNext/>
              <w:rPr>
                <w:del w:id="617" w:author="Rocha, Jonathan" w:date="2026-02-26T11:09:00Z" w16du:dateUtc="2026-02-26T17:09:00Z"/>
                <w:rFonts w:ascii="Times New Roman" w:hAnsi="Times New Roman" w:cs="Times New Roman"/>
                <w:sz w:val="20"/>
                <w:szCs w:val="20"/>
              </w:rPr>
            </w:pPr>
            <w:del w:id="618" w:author="Rocha, Jonathan" w:date="2026-02-26T11:09:00Z" w16du:dateUtc="2026-02-26T17:09:00Z">
              <w:r w:rsidRPr="783F2D85" w:rsidDel="00CA34B1">
                <w:rPr>
                  <w:rFonts w:ascii="Times New Roman" w:hAnsi="Times New Roman" w:cs="Times New Roman"/>
                  <w:sz w:val="20"/>
                  <w:szCs w:val="20"/>
                </w:rPr>
                <w:delText>Renault (2017)</w:delText>
              </w:r>
            </w:del>
          </w:p>
        </w:tc>
      </w:tr>
    </w:tbl>
    <w:p w14:paraId="2F1D2C48" w14:textId="5BFB3BF7" w:rsidR="001A7DF5" w:rsidDel="001B082A" w:rsidRDefault="001A7DF5" w:rsidP="007748AA">
      <w:pPr>
        <w:spacing w:after="319"/>
        <w:rPr>
          <w:del w:id="619" w:author="Rocha, Jonathan" w:date="2026-02-17T19:22:00Z" w16du:dateUtc="2026-02-18T01:22:00Z"/>
          <w:sz w:val="20"/>
          <w:szCs w:val="20"/>
        </w:rPr>
      </w:pPr>
      <w:del w:id="620" w:author="Rocha, Jonathan" w:date="2026-02-17T19:22:00Z" w16du:dateUtc="2026-02-18T01:22:00Z">
        <w:r w:rsidRPr="783F2D85" w:rsidDel="001B082A">
          <w:rPr>
            <w:sz w:val="20"/>
            <w:szCs w:val="20"/>
          </w:rPr>
          <w:delText>Table 2.4.1: Regime Detection Performance Comparison</w:delText>
        </w:r>
      </w:del>
    </w:p>
    <w:p w14:paraId="7E4ED6DB" w14:textId="3435441F" w:rsidR="009D0C6E" w:rsidRPr="00896D2E" w:rsidDel="00CA34B1" w:rsidRDefault="00BC2661" w:rsidP="007748AA">
      <w:pPr>
        <w:spacing w:after="319"/>
        <w:rPr>
          <w:del w:id="621" w:author="Rocha, Jonathan" w:date="2026-02-26T11:09:00Z" w16du:dateUtc="2026-02-26T17:09:00Z"/>
          <w:rFonts w:ascii="Times New Roman" w:hAnsi="Times New Roman" w:cs="Times New Roman"/>
          <w:sz w:val="20"/>
          <w:szCs w:val="20"/>
        </w:rPr>
      </w:pPr>
      <w:del w:id="622" w:author="Rocha, Jonathan" w:date="2026-02-26T11:09:00Z" w16du:dateUtc="2026-02-26T17:09:00Z">
        <w:r w:rsidRPr="783F2D85" w:rsidDel="00CA34B1">
          <w:rPr>
            <w:rFonts w:ascii="Times New Roman" w:hAnsi="Times New Roman" w:cs="Times New Roman"/>
            <w:b/>
            <w:bCs/>
            <w:sz w:val="20"/>
            <w:szCs w:val="20"/>
          </w:rPr>
          <w:delText>2.4.3 Sentiment-Based Regime Detection</w:delText>
        </w:r>
      </w:del>
    </w:p>
    <w:p w14:paraId="69027A9F" w14:textId="131EC2B8" w:rsidR="00197414" w:rsidRPr="00896D2E" w:rsidDel="00CA34B1" w:rsidRDefault="00197414" w:rsidP="007748AA">
      <w:pPr>
        <w:spacing w:after="240"/>
        <w:rPr>
          <w:del w:id="623" w:author="Rocha, Jonathan" w:date="2026-02-26T11:09:00Z" w16du:dateUtc="2026-02-26T17:09:00Z"/>
          <w:rFonts w:ascii="Times New Roman" w:hAnsi="Times New Roman" w:cs="Times New Roman"/>
          <w:sz w:val="20"/>
          <w:szCs w:val="20"/>
        </w:rPr>
      </w:pPr>
      <w:del w:id="624" w:author="Rocha, Jonathan" w:date="2026-02-26T11:09:00Z" w16du:dateUtc="2026-02-26T17:09:00Z">
        <w:r w:rsidRPr="783F2D85" w:rsidDel="00CA34B1">
          <w:rPr>
            <w:rFonts w:ascii="Times New Roman" w:hAnsi="Times New Roman" w:cs="Times New Roman"/>
            <w:sz w:val="20"/>
            <w:szCs w:val="20"/>
          </w:rPr>
          <w:delText xml:space="preserve">The use of sentiment analysis for regime detection remains an emerging area with significant untapped potential. Foundational research has shown that sentiment signals can predict market movements: </w:delText>
        </w:r>
      </w:del>
    </w:p>
    <w:p w14:paraId="385ECF24" w14:textId="6BBDC198" w:rsidR="00197414" w:rsidRPr="00896D2E" w:rsidDel="00CA34B1" w:rsidRDefault="00197414" w:rsidP="007748AA">
      <w:pPr>
        <w:spacing w:after="240"/>
        <w:rPr>
          <w:del w:id="625" w:author="Rocha, Jonathan" w:date="2026-02-26T11:09:00Z" w16du:dateUtc="2026-02-26T17:09:00Z"/>
          <w:rFonts w:ascii="Times New Roman" w:hAnsi="Times New Roman" w:cs="Times New Roman"/>
          <w:sz w:val="20"/>
          <w:szCs w:val="20"/>
        </w:rPr>
      </w:pPr>
      <w:del w:id="626" w:author="Rocha, Jonathan" w:date="2026-02-26T11:09:00Z" w16du:dateUtc="2026-02-26T17:09:00Z">
        <w:r w:rsidRPr="783F2D85" w:rsidDel="00CA34B1">
          <w:rPr>
            <w:rFonts w:ascii="Times New Roman" w:hAnsi="Times New Roman" w:cs="Times New Roman"/>
            <w:sz w:val="20"/>
            <w:szCs w:val="20"/>
          </w:rPr>
          <w:delText xml:space="preserve">Bollen et al. (2011) found that Twitter mood states predicted DJIA movements 2-6 days in advance with 86.7% accuracy (87.6% in direction), indicating sentiment as a possible leading indicator. Their analysis highlighted specific emotional dimensions (calm and anxiety) linked to subsequent market movements, implying that changes in investor psychology often precede price shifts. </w:delText>
        </w:r>
      </w:del>
    </w:p>
    <w:p w14:paraId="5748418D" w14:textId="775D714F" w:rsidR="00197414" w:rsidRPr="00896D2E" w:rsidDel="00CA34B1" w:rsidRDefault="00197414" w:rsidP="007748AA">
      <w:pPr>
        <w:spacing w:after="240"/>
        <w:rPr>
          <w:del w:id="627" w:author="Rocha, Jonathan" w:date="2026-02-26T11:09:00Z" w16du:dateUtc="2026-02-26T17:09:00Z"/>
          <w:rFonts w:ascii="Times New Roman" w:hAnsi="Times New Roman" w:cs="Times New Roman"/>
          <w:sz w:val="20"/>
          <w:szCs w:val="20"/>
        </w:rPr>
      </w:pPr>
      <w:del w:id="628" w:author="Rocha, Jonathan" w:date="2026-02-26T11:09:00Z" w16du:dateUtc="2026-02-26T17:09:00Z">
        <w:r w:rsidRPr="783F2D85" w:rsidDel="00CA34B1">
          <w:rPr>
            <w:rFonts w:ascii="Times New Roman" w:hAnsi="Times New Roman" w:cs="Times New Roman"/>
            <w:sz w:val="20"/>
            <w:szCs w:val="20"/>
          </w:rPr>
          <w:delText xml:space="preserve">Renault (2017) built a specialized sentiment lexicon from StockTwits messages and studied intraday links between sentiment and returns of the S&amp;P 500 ETF. The results showed that sentiment changes in the first half-hour predicted returns in the last half-hour, mainly influenced by novice traders. A trading strategy based on this pattern achieved a Sharpe ratio of 1.496 and significant price reversals the next trading day—aligning with noise-trading theory. Crucially, this predictability disappeared when using standard dictionary-based sentiment methods, emphasizing the importance of domain-specific lexicons. </w:delText>
        </w:r>
      </w:del>
    </w:p>
    <w:p w14:paraId="61E4AC1F" w14:textId="0CAB1C5C" w:rsidR="009D0C6E" w:rsidRPr="00896D2E" w:rsidDel="00CA34B1" w:rsidRDefault="00197414" w:rsidP="007748AA">
      <w:pPr>
        <w:spacing w:after="240"/>
        <w:rPr>
          <w:del w:id="629" w:author="Rocha, Jonathan" w:date="2026-02-26T11:09:00Z" w16du:dateUtc="2026-02-26T17:09:00Z"/>
          <w:rFonts w:ascii="Times New Roman" w:hAnsi="Times New Roman" w:cs="Times New Roman"/>
          <w:sz w:val="20"/>
          <w:szCs w:val="20"/>
        </w:rPr>
      </w:pPr>
      <w:del w:id="630" w:author="Rocha, Jonathan" w:date="2026-02-26T11:09:00Z" w16du:dateUtc="2026-02-26T17:09:00Z">
        <w:r w:rsidRPr="783F2D85" w:rsidDel="00CA34B1">
          <w:rPr>
            <w:rFonts w:ascii="Times New Roman" w:hAnsi="Times New Roman" w:cs="Times New Roman"/>
            <w:sz w:val="20"/>
            <w:szCs w:val="20"/>
          </w:rPr>
          <w:delText>Micaletti (2022) proposed the idea of relative sentiment—the gap between institutional and individual investor expectations—for tactical asset allocation. Using Sentix economic sentiment indices across the U.S., Europe, Japan, and Asia ex-Japan, he discovered that relative sentiment factors had strong predictive power across all regions, outperforming both standalone sentiment and time-series momentum in informational value. Combined relative sentiment strategies outperformed benchmarks by 400-700 basis points annually, with higher Sharpe ratios and lower maximum drawdowns. Notably, when time-series momentum was negative, but relative sentiment was positive, annualized returns averaged 27%, compared to -23% when both were negative—a 50-percentage-point difference driven by sentiment state</w:delText>
        </w:r>
        <w:r w:rsidR="00BC2661" w:rsidRPr="783F2D85" w:rsidDel="00CA34B1">
          <w:rPr>
            <w:rFonts w:ascii="Times New Roman" w:hAnsi="Times New Roman" w:cs="Times New Roman"/>
            <w:sz w:val="20"/>
            <w:szCs w:val="20"/>
          </w:rPr>
          <w:delText>.</w:delText>
        </w:r>
      </w:del>
    </w:p>
    <w:p w14:paraId="1CAC0D76" w14:textId="0F1E0FFE" w:rsidR="009D0C6E" w:rsidRPr="00896D2E" w:rsidDel="00CA34B1" w:rsidRDefault="00BC2661" w:rsidP="007748AA">
      <w:pPr>
        <w:spacing w:after="319"/>
        <w:rPr>
          <w:del w:id="631" w:author="Rocha, Jonathan" w:date="2026-02-26T11:09:00Z" w16du:dateUtc="2026-02-26T17:09:00Z"/>
          <w:rFonts w:ascii="Times New Roman" w:hAnsi="Times New Roman" w:cs="Times New Roman"/>
          <w:sz w:val="20"/>
          <w:szCs w:val="20"/>
        </w:rPr>
      </w:pPr>
      <w:del w:id="632" w:author="Rocha, Jonathan" w:date="2026-02-26T11:09:00Z" w16du:dateUtc="2026-02-26T17:09:00Z">
        <w:r w:rsidRPr="783F2D85" w:rsidDel="00CA34B1">
          <w:rPr>
            <w:rFonts w:ascii="Times New Roman" w:hAnsi="Times New Roman" w:cs="Times New Roman"/>
            <w:b/>
            <w:bCs/>
            <w:sz w:val="20"/>
            <w:szCs w:val="20"/>
          </w:rPr>
          <w:delText>2.4.4 Real-Time and High-Frequency Systems</w:delText>
        </w:r>
      </w:del>
    </w:p>
    <w:p w14:paraId="59DBB99A" w14:textId="4869BC34" w:rsidR="00197414" w:rsidRPr="00896D2E" w:rsidDel="00CA34B1" w:rsidRDefault="00197414" w:rsidP="007748AA">
      <w:pPr>
        <w:spacing w:after="240"/>
        <w:rPr>
          <w:del w:id="633" w:author="Rocha, Jonathan" w:date="2026-02-26T11:09:00Z" w16du:dateUtc="2026-02-26T17:09:00Z"/>
          <w:rFonts w:ascii="Times New Roman" w:hAnsi="Times New Roman" w:cs="Times New Roman"/>
          <w:sz w:val="20"/>
          <w:szCs w:val="20"/>
        </w:rPr>
      </w:pPr>
      <w:del w:id="634" w:author="Rocha, Jonathan" w:date="2026-02-26T11:09:00Z" w16du:dateUtc="2026-02-26T17:09:00Z">
        <w:r w:rsidRPr="783F2D85" w:rsidDel="00CA34B1">
          <w:rPr>
            <w:rFonts w:ascii="Times New Roman" w:hAnsi="Times New Roman" w:cs="Times New Roman"/>
            <w:sz w:val="20"/>
            <w:szCs w:val="20"/>
          </w:rPr>
          <w:delText xml:space="preserve">The temporal resolution of sentiment-based regime detection faces significant methodological challenges. Traditional daily or weekly sentiment aggregation may overlook critical intraday regime shifts, whereas high-frequency analysis requires advanced modeling to manage mixed-frequency data. </w:delText>
        </w:r>
      </w:del>
    </w:p>
    <w:p w14:paraId="1B2B6BEA" w14:textId="69E44E66" w:rsidR="00197414" w:rsidRPr="00896D2E" w:rsidDel="00CA34B1" w:rsidRDefault="00197414" w:rsidP="007748AA">
      <w:pPr>
        <w:spacing w:after="240"/>
        <w:rPr>
          <w:del w:id="635" w:author="Rocha, Jonathan" w:date="2026-02-26T11:09:00Z" w16du:dateUtc="2026-02-26T17:09:00Z"/>
          <w:rFonts w:ascii="Times New Roman" w:hAnsi="Times New Roman" w:cs="Times New Roman"/>
          <w:sz w:val="20"/>
          <w:szCs w:val="20"/>
        </w:rPr>
      </w:pPr>
      <w:del w:id="636" w:author="Rocha, Jonathan" w:date="2026-02-26T11:09:00Z" w16du:dateUtc="2026-02-26T17:09:00Z">
        <w:r w:rsidRPr="783F2D85" w:rsidDel="00CA34B1">
          <w:rPr>
            <w:rFonts w:ascii="Times New Roman" w:hAnsi="Times New Roman" w:cs="Times New Roman"/>
            <w:sz w:val="20"/>
            <w:szCs w:val="20"/>
          </w:rPr>
          <w:delText xml:space="preserve">Cai et al. (2024) tackled this issue with an “MF-EEMD-ML” prediction system that combines half-hourly sentiment from stock message boards with three-minute stock return forecasts. Their approach used the RR-MIDAS (Reverse Restricted Mixed Data Sampling) framework together with Ensemble Empirical Mode Decomposition to handle non-stationarity and mixed-frequency dynamics. The system achieved maximum reductions of 19.18% in MAE, 19.08% in RMSE, and 11.71% in SMAPE compared to traditional methods. Importantly, they showed that sentiment impacts high-frequency returns across seven intraday periods, with influence gradually fading over time. </w:delText>
        </w:r>
      </w:del>
    </w:p>
    <w:p w14:paraId="4D1481C9" w14:textId="2202A32A" w:rsidR="00197414" w:rsidRPr="00896D2E" w:rsidDel="00CA34B1" w:rsidRDefault="00197414" w:rsidP="007748AA">
      <w:pPr>
        <w:spacing w:after="240"/>
        <w:rPr>
          <w:del w:id="637" w:author="Rocha, Jonathan" w:date="2026-02-26T11:09:00Z" w16du:dateUtc="2026-02-26T17:09:00Z"/>
          <w:rFonts w:ascii="Times New Roman" w:hAnsi="Times New Roman" w:cs="Times New Roman"/>
          <w:sz w:val="20"/>
          <w:szCs w:val="20"/>
        </w:rPr>
      </w:pPr>
      <w:del w:id="638" w:author="Rocha, Jonathan" w:date="2026-02-26T11:09:00Z" w16du:dateUtc="2026-02-26T17:09:00Z">
        <w:r w:rsidRPr="783F2D85" w:rsidDel="00CA34B1">
          <w:rPr>
            <w:rFonts w:ascii="Times New Roman" w:hAnsi="Times New Roman" w:cs="Times New Roman"/>
            <w:sz w:val="20"/>
            <w:szCs w:val="20"/>
          </w:rPr>
          <w:delText xml:space="preserve">Shao et al. (2024) developed the Heterogeneous Dynamic Seemingly Unrelated Regression with Dynamic Linear Models (HD-SURDLM) framework for predicting stock returns. By integrating sentiment from 2.5 million Twitter posts and news sources using VADER, TextBlob, and RoBERTa, their model captured both cross-sectional asset dependencies and temporal dynamics. The approach improved forecast accuracy by 1.02% over a 1-day horizon, 0.42% over 20 days, and 0.36% over 50 days compared with LSTM, Random Forest, and RNN models. A key practical insight was that while RoBERTa-based sentiment extraction was more accurate, it increased computational costs from 3-6 seconds (for simpler methods) to as much as 14 hours, emphasizing the trade-off between accuracy and real-time application. </w:delText>
        </w:r>
      </w:del>
    </w:p>
    <w:p w14:paraId="72F1E253" w14:textId="075FD122" w:rsidR="009D0C6E" w:rsidRPr="00896D2E" w:rsidDel="00CA34B1" w:rsidRDefault="00197414" w:rsidP="007748AA">
      <w:pPr>
        <w:spacing w:after="240"/>
        <w:rPr>
          <w:del w:id="639" w:author="Rocha, Jonathan" w:date="2026-02-26T11:09:00Z" w16du:dateUtc="2026-02-26T17:09:00Z"/>
          <w:rFonts w:ascii="Times New Roman" w:hAnsi="Times New Roman" w:cs="Times New Roman"/>
          <w:sz w:val="20"/>
          <w:szCs w:val="20"/>
        </w:rPr>
      </w:pPr>
      <w:del w:id="640" w:author="Rocha, Jonathan" w:date="2026-02-26T11:09:00Z" w16du:dateUtc="2026-02-26T17:09:00Z">
        <w:r w:rsidRPr="783F2D85" w:rsidDel="00CA34B1">
          <w:rPr>
            <w:rFonts w:ascii="Times New Roman" w:hAnsi="Times New Roman" w:cs="Times New Roman"/>
            <w:sz w:val="20"/>
            <w:szCs w:val="20"/>
          </w:rPr>
          <w:delText>The structure of sentiment predictability naturally follows a hierarchy: immediate sentiment changes (intraday) generate noise trading signals; short-term aggregation (1-5 days) captures momentum; and medium-term patterns (weekly to monthly) may indicate regime-level shifts. Our proposed framework aims at detecting these medium-term regimes while maintaining responsiveness to rapid sentiment downturns during crises.</w:delText>
        </w:r>
      </w:del>
    </w:p>
    <w:p w14:paraId="44848C27" w14:textId="0E24ADF9" w:rsidR="009D0C6E" w:rsidRPr="00896D2E" w:rsidDel="00CA34B1" w:rsidRDefault="00BC2661" w:rsidP="007748AA">
      <w:pPr>
        <w:spacing w:after="319"/>
        <w:rPr>
          <w:del w:id="641" w:author="Rocha, Jonathan" w:date="2026-02-26T11:09:00Z" w16du:dateUtc="2026-02-26T17:09:00Z"/>
          <w:rFonts w:ascii="Times New Roman" w:hAnsi="Times New Roman" w:cs="Times New Roman"/>
          <w:sz w:val="20"/>
          <w:szCs w:val="20"/>
        </w:rPr>
      </w:pPr>
      <w:del w:id="642" w:author="Rocha, Jonathan" w:date="2026-02-26T11:09:00Z" w16du:dateUtc="2026-02-26T17:09:00Z">
        <w:r w:rsidRPr="783F2D85" w:rsidDel="00CA34B1">
          <w:rPr>
            <w:rFonts w:ascii="Times New Roman" w:hAnsi="Times New Roman" w:cs="Times New Roman"/>
            <w:b/>
            <w:bCs/>
            <w:sz w:val="20"/>
            <w:szCs w:val="20"/>
          </w:rPr>
          <w:delText>2.4.6 Risk Management Integration</w:delText>
        </w:r>
      </w:del>
    </w:p>
    <w:p w14:paraId="5F4DCDC7" w14:textId="293BD20C" w:rsidR="00197414" w:rsidRPr="00896D2E" w:rsidDel="00CA34B1" w:rsidRDefault="00197414" w:rsidP="007748AA">
      <w:pPr>
        <w:spacing w:after="240"/>
        <w:rPr>
          <w:del w:id="643" w:author="Rocha, Jonathan" w:date="2026-02-26T11:09:00Z" w16du:dateUtc="2026-02-26T17:09:00Z"/>
          <w:rFonts w:ascii="Times New Roman" w:hAnsi="Times New Roman" w:cs="Times New Roman"/>
          <w:sz w:val="20"/>
          <w:szCs w:val="20"/>
        </w:rPr>
      </w:pPr>
      <w:del w:id="644" w:author="Rocha, Jonathan" w:date="2026-02-26T11:09:00Z" w16du:dateUtc="2026-02-26T17:09:00Z">
        <w:r w:rsidRPr="783F2D85" w:rsidDel="00CA34B1">
          <w:rPr>
            <w:rFonts w:ascii="Times New Roman" w:hAnsi="Times New Roman" w:cs="Times New Roman"/>
            <w:sz w:val="20"/>
            <w:szCs w:val="20"/>
          </w:rPr>
          <w:delText>The primary goal of regime detection is to enhance risk management—shielding portfolios during unfavorable conditions while remaining exposed during favorable ones. Incorporating sentiment signals into risk management systems requires understanding how sentiment fluctuations relate to extreme market events.</w:delText>
        </w:r>
      </w:del>
    </w:p>
    <w:p w14:paraId="46DC3AB6" w14:textId="73C63731" w:rsidR="00197414" w:rsidRPr="00896D2E" w:rsidDel="00CA34B1" w:rsidRDefault="00197414" w:rsidP="007748AA">
      <w:pPr>
        <w:spacing w:after="240"/>
        <w:rPr>
          <w:del w:id="645" w:author="Rocha, Jonathan" w:date="2026-02-26T11:09:00Z" w16du:dateUtc="2026-02-26T17:09:00Z"/>
          <w:rFonts w:ascii="Times New Roman" w:hAnsi="Times New Roman" w:cs="Times New Roman"/>
          <w:sz w:val="20"/>
          <w:szCs w:val="20"/>
        </w:rPr>
      </w:pPr>
      <w:del w:id="646" w:author="Rocha, Jonathan" w:date="2026-02-26T11:09:00Z" w16du:dateUtc="2026-02-26T17:09:00Z">
        <w:r w:rsidRPr="783F2D85" w:rsidDel="00CA34B1">
          <w:rPr>
            <w:rFonts w:ascii="Times New Roman" w:hAnsi="Times New Roman" w:cs="Times New Roman"/>
            <w:sz w:val="20"/>
            <w:szCs w:val="20"/>
          </w:rPr>
          <w:delText xml:space="preserve">Shu et al. (2024) showed that their statistical jump model specifically aimed to reduce downside risk. The JM-guided strategy achieved </w:delText>
        </w:r>
        <w:r w:rsidR="00DD42B1" w:rsidRPr="783F2D85" w:rsidDel="00CA34B1">
          <w:rPr>
            <w:rFonts w:ascii="Times New Roman" w:hAnsi="Times New Roman" w:cs="Times New Roman"/>
            <w:sz w:val="20"/>
            <w:szCs w:val="20"/>
          </w:rPr>
          <w:delText>declines</w:delText>
        </w:r>
        <w:r w:rsidRPr="783F2D85" w:rsidDel="00CA34B1">
          <w:rPr>
            <w:rFonts w:ascii="Times New Roman" w:hAnsi="Times New Roman" w:cs="Times New Roman"/>
            <w:sz w:val="20"/>
            <w:szCs w:val="20"/>
          </w:rPr>
          <w:delText xml:space="preserve"> </w:delText>
        </w:r>
        <w:r w:rsidR="00DD42B1" w:rsidRPr="783F2D85" w:rsidDel="00CA34B1">
          <w:rPr>
            <w:rFonts w:ascii="Times New Roman" w:hAnsi="Times New Roman" w:cs="Times New Roman"/>
            <w:sz w:val="20"/>
            <w:szCs w:val="20"/>
          </w:rPr>
          <w:delText>in volatility</w:delText>
        </w:r>
        <w:r w:rsidRPr="783F2D85" w:rsidDel="00CA34B1">
          <w:rPr>
            <w:rFonts w:ascii="Times New Roman" w:hAnsi="Times New Roman" w:cs="Times New Roman"/>
            <w:sz w:val="20"/>
            <w:szCs w:val="20"/>
          </w:rPr>
          <w:delText xml:space="preserve"> of about 2-3 percentage points </w:delText>
        </w:r>
        <w:r w:rsidR="00DD42B1" w:rsidRPr="783F2D85" w:rsidDel="00CA34B1">
          <w:rPr>
            <w:rFonts w:ascii="Times New Roman" w:hAnsi="Times New Roman" w:cs="Times New Roman"/>
            <w:sz w:val="20"/>
            <w:szCs w:val="20"/>
          </w:rPr>
          <w:delText>relative</w:delText>
        </w:r>
        <w:r w:rsidRPr="783F2D85" w:rsidDel="00CA34B1">
          <w:rPr>
            <w:rFonts w:ascii="Times New Roman" w:hAnsi="Times New Roman" w:cs="Times New Roman"/>
            <w:sz w:val="20"/>
            <w:szCs w:val="20"/>
          </w:rPr>
          <w:delText xml:space="preserve"> to buy-and-hold, with maximum drawdown improvements of 10-15 percentage points across the tested equity indices. The approach experienced smaller drawdowns during major stress periods and offered stronger protection against negative market moves.</w:delText>
        </w:r>
      </w:del>
    </w:p>
    <w:p w14:paraId="09C535C8" w14:textId="40C2AE05" w:rsidR="00197414" w:rsidRPr="00896D2E" w:rsidDel="00CA34B1" w:rsidRDefault="00197414" w:rsidP="007748AA">
      <w:pPr>
        <w:spacing w:after="240"/>
        <w:rPr>
          <w:del w:id="647" w:author="Rocha, Jonathan" w:date="2026-02-26T11:09:00Z" w16du:dateUtc="2026-02-26T17:09:00Z"/>
          <w:rFonts w:ascii="Times New Roman" w:hAnsi="Times New Roman" w:cs="Times New Roman"/>
          <w:sz w:val="20"/>
          <w:szCs w:val="20"/>
        </w:rPr>
      </w:pPr>
      <w:del w:id="648" w:author="Rocha, Jonathan" w:date="2026-02-26T11:09:00Z" w16du:dateUtc="2026-02-26T17:09:00Z">
        <w:r w:rsidRPr="783F2D85" w:rsidDel="00CA34B1">
          <w:rPr>
            <w:rFonts w:ascii="Times New Roman" w:hAnsi="Times New Roman" w:cs="Times New Roman"/>
            <w:sz w:val="20"/>
            <w:szCs w:val="20"/>
          </w:rPr>
          <w:delText>Cao et al. (2025) analyzed sentiment connectedness and stock price crash risk through network analysis of S&amp;P 500 stocks. They built sentiment spillover networks using nonlinear Granger causality and assessed firm-level sentiment interconnectedness through various network centrality measures (degree, closeness, betweenness, eigenvector centrality). Firms with higher sentiment connectedness showed increased crash risk because they both spread and absorb irrational sentiment signals more intensely. Importantly, sentiment connectedness proved to be a better predictor of crash risk than individual firm sentiment, especially during extreme market conditions. Stock return synchronicity strengthened the sentiment-crash link, while conservative accounting practices lessened it.</w:delText>
        </w:r>
      </w:del>
    </w:p>
    <w:p w14:paraId="6DACEF14" w14:textId="1D4F13A7" w:rsidR="00197414" w:rsidRPr="00896D2E" w:rsidDel="00CA34B1" w:rsidRDefault="00197414" w:rsidP="007748AA">
      <w:pPr>
        <w:spacing w:after="240"/>
        <w:rPr>
          <w:del w:id="649" w:author="Rocha, Jonathan" w:date="2026-02-26T11:09:00Z" w16du:dateUtc="2026-02-26T17:09:00Z"/>
          <w:rFonts w:ascii="Times New Roman" w:hAnsi="Times New Roman" w:cs="Times New Roman"/>
          <w:sz w:val="20"/>
          <w:szCs w:val="20"/>
        </w:rPr>
      </w:pPr>
      <w:del w:id="650" w:author="Rocha, Jonathan" w:date="2026-02-26T11:09:00Z" w16du:dateUtc="2026-02-26T17:09:00Z">
        <w:r w:rsidRPr="783F2D85" w:rsidDel="00CA34B1">
          <w:rPr>
            <w:rFonts w:ascii="Times New Roman" w:hAnsi="Times New Roman" w:cs="Times New Roman"/>
            <w:sz w:val="20"/>
            <w:szCs w:val="20"/>
          </w:rPr>
          <w:delText xml:space="preserve">Nyakurukwa and Seetharam (2025) expanded sentiment network analysis by applying TVP-VAR frequency-connectedness across DJIA components. Their analysis broke down sentiment connectedness into short-term (1-5 days), medium-term (5-20 days), and long-term (20+ days) segments. Major findings included that sentiment shocks mainly transfer in the short </w:delText>
        </w:r>
        <w:r w:rsidR="00DD42B1" w:rsidRPr="783F2D85" w:rsidDel="00CA34B1">
          <w:rPr>
            <w:rFonts w:ascii="Times New Roman" w:hAnsi="Times New Roman" w:cs="Times New Roman"/>
            <w:sz w:val="20"/>
            <w:szCs w:val="20"/>
          </w:rPr>
          <w:delText>term; that negative news sentiment shows higher connectedness than positive sentiment (consistent with negativity bias in media); and that sentiment</w:delText>
        </w:r>
        <w:r w:rsidRPr="783F2D85" w:rsidDel="00CA34B1">
          <w:rPr>
            <w:rFonts w:ascii="Times New Roman" w:hAnsi="Times New Roman" w:cs="Times New Roman"/>
            <w:sz w:val="20"/>
            <w:szCs w:val="20"/>
          </w:rPr>
          <w:delText xml:space="preserve"> connectedness peaks during globally significant events like COVID-19. These time-based dynamics suggest that tracking short-term shifts in sentiment connectedness could provide early warnings of regime stress.</w:delText>
        </w:r>
      </w:del>
    </w:p>
    <w:p w14:paraId="16BBFC61" w14:textId="5D508E02" w:rsidR="009D0C6E" w:rsidRPr="00896D2E" w:rsidDel="00CA34B1" w:rsidRDefault="00197414" w:rsidP="007748AA">
      <w:pPr>
        <w:spacing w:after="240"/>
        <w:rPr>
          <w:del w:id="651" w:author="Rocha, Jonathan" w:date="2026-02-26T11:09:00Z" w16du:dateUtc="2026-02-26T17:09:00Z"/>
          <w:rFonts w:ascii="Times New Roman" w:hAnsi="Times New Roman" w:cs="Times New Roman"/>
          <w:sz w:val="20"/>
          <w:szCs w:val="20"/>
        </w:rPr>
      </w:pPr>
      <w:del w:id="652" w:author="Rocha, Jonathan" w:date="2026-02-26T11:09:00Z" w16du:dateUtc="2026-02-26T17:09:00Z">
        <w:r w:rsidRPr="783F2D85" w:rsidDel="00CA34B1">
          <w:rPr>
            <w:rFonts w:ascii="Times New Roman" w:hAnsi="Times New Roman" w:cs="Times New Roman"/>
            <w:sz w:val="20"/>
            <w:szCs w:val="20"/>
          </w:rPr>
          <w:delText xml:space="preserve">In our framework, these insights support </w:delText>
        </w:r>
        <w:r w:rsidR="00DD42B1" w:rsidRPr="783F2D85" w:rsidDel="00CA34B1">
          <w:rPr>
            <w:rFonts w:ascii="Times New Roman" w:hAnsi="Times New Roman" w:cs="Times New Roman"/>
            <w:sz w:val="20"/>
            <w:szCs w:val="20"/>
          </w:rPr>
          <w:delText>the use of</w:delText>
        </w:r>
        <w:r w:rsidRPr="783F2D85" w:rsidDel="00CA34B1">
          <w:rPr>
            <w:rFonts w:ascii="Times New Roman" w:hAnsi="Times New Roman" w:cs="Times New Roman"/>
            <w:sz w:val="20"/>
            <w:szCs w:val="20"/>
          </w:rPr>
          <w:delText xml:space="preserve"> sentiment network metrics as indicators of regime shifts. Sudden increases in cross-asset sentiment connectedness could signal impending regime instability, while divergence patterns (some assets disconnecting from the sentiment network) might indicate rotation opportunities or upcoming shifts </w:delText>
        </w:r>
        <w:r w:rsidR="00DD42B1" w:rsidRPr="783F2D85" w:rsidDel="00CA34B1">
          <w:rPr>
            <w:rFonts w:ascii="Times New Roman" w:hAnsi="Times New Roman" w:cs="Times New Roman"/>
            <w:sz w:val="20"/>
            <w:szCs w:val="20"/>
          </w:rPr>
          <w:delText xml:space="preserve">in </w:delText>
        </w:r>
        <w:r w:rsidRPr="783F2D85" w:rsidDel="00CA34B1">
          <w:rPr>
            <w:rFonts w:ascii="Times New Roman" w:hAnsi="Times New Roman" w:cs="Times New Roman"/>
            <w:sz w:val="20"/>
            <w:szCs w:val="20"/>
          </w:rPr>
          <w:delText>contagion</w:delText>
        </w:r>
        <w:r w:rsidR="00BC2661" w:rsidRPr="783F2D85" w:rsidDel="00CA34B1">
          <w:rPr>
            <w:rFonts w:ascii="Times New Roman" w:hAnsi="Times New Roman" w:cs="Times New Roman"/>
            <w:sz w:val="20"/>
            <w:szCs w:val="20"/>
          </w:rPr>
          <w:delText>.</w:delText>
        </w:r>
      </w:del>
    </w:p>
    <w:p w14:paraId="44CDC1BF" w14:textId="11D975E5" w:rsidR="009D0C6E" w:rsidRPr="00896D2E" w:rsidDel="00CA34B1" w:rsidRDefault="00BC2661" w:rsidP="007748AA">
      <w:pPr>
        <w:spacing w:after="287"/>
        <w:rPr>
          <w:del w:id="653" w:author="Rocha, Jonathan" w:date="2026-02-26T11:09:00Z" w16du:dateUtc="2026-02-26T17:09:00Z"/>
          <w:rFonts w:ascii="Times New Roman" w:hAnsi="Times New Roman" w:cs="Times New Roman"/>
          <w:sz w:val="20"/>
          <w:szCs w:val="20"/>
        </w:rPr>
      </w:pPr>
      <w:del w:id="654" w:author="Rocha, Jonathan" w:date="2026-02-26T11:09:00Z" w16du:dateUtc="2026-02-26T17:09:00Z">
        <w:r w:rsidRPr="00F65018" w:rsidDel="00CA34B1">
          <w:rPr>
            <w:rFonts w:ascii="Times New Roman" w:hAnsi="Times New Roman" w:cs="Times New Roman"/>
            <w:b/>
            <w:bCs/>
            <w:sz w:val="20"/>
            <w:szCs w:val="20"/>
          </w:rPr>
          <w:delText>2.5 Research Gaps and Hypotheses</w:delText>
        </w:r>
      </w:del>
    </w:p>
    <w:p w14:paraId="248E922E" w14:textId="2F46FDFB" w:rsidR="009D0C6E" w:rsidRPr="00896D2E" w:rsidDel="00CA34B1" w:rsidRDefault="00197414" w:rsidP="007748AA">
      <w:pPr>
        <w:spacing w:after="240"/>
        <w:rPr>
          <w:del w:id="655" w:author="Rocha, Jonathan" w:date="2026-02-26T11:09:00Z" w16du:dateUtc="2026-02-26T17:09:00Z"/>
          <w:rFonts w:ascii="Times New Roman" w:hAnsi="Times New Roman" w:cs="Times New Roman"/>
          <w:sz w:val="20"/>
          <w:szCs w:val="20"/>
        </w:rPr>
      </w:pPr>
      <w:del w:id="656" w:author="Rocha, Jonathan" w:date="2026-02-26T11:09:00Z" w16du:dateUtc="2026-02-26T17:09:00Z">
        <w:r w:rsidRPr="783F2D85" w:rsidDel="00CA34B1">
          <w:rPr>
            <w:rFonts w:ascii="Times New Roman" w:hAnsi="Times New Roman" w:cs="Times New Roman"/>
            <w:sz w:val="20"/>
            <w:szCs w:val="20"/>
          </w:rPr>
          <w:delText>The previous literature review identifies several key gaps that drive our research approach. First, while sentiment analysis has shown strong performance for individual asset classes, there is no framework that systematically combines sentiment across equities, cryptocurrencies, forex, and commodities to identify regime shifts at the portfolio level. Second, although evidence indicates that sentiment signals can predict price movements 1-6 days in advance, this lead time has not been utilized for regime-level early warning systems. Third, network-based methods have highlighted the importance of sentiment connectedness, yet cross-asset sentiment networks are still unexplored. Fourth, the practical integration of multi-source sentiment data (such as social media, news, and financial reports) with regime detection algorithms has not yet been attempted.</w:delText>
        </w:r>
      </w:del>
    </w:p>
    <w:p w14:paraId="0C8AC7BB" w14:textId="415F5CB6" w:rsidR="009D0C6E" w:rsidRPr="00896D2E" w:rsidDel="00CA34B1" w:rsidRDefault="00BC2661" w:rsidP="007748AA">
      <w:pPr>
        <w:spacing w:after="319"/>
        <w:rPr>
          <w:del w:id="657" w:author="Rocha, Jonathan" w:date="2026-02-26T11:09:00Z" w16du:dateUtc="2026-02-26T17:09:00Z"/>
          <w:rFonts w:ascii="Times New Roman" w:hAnsi="Times New Roman" w:cs="Times New Roman"/>
          <w:sz w:val="20"/>
          <w:szCs w:val="20"/>
        </w:rPr>
      </w:pPr>
      <w:del w:id="658" w:author="Rocha, Jonathan" w:date="2026-02-26T11:09:00Z" w16du:dateUtc="2026-02-26T17:09:00Z">
        <w:r w:rsidRPr="783F2D85" w:rsidDel="00CA34B1">
          <w:rPr>
            <w:rFonts w:ascii="Times New Roman" w:hAnsi="Times New Roman" w:cs="Times New Roman"/>
            <w:b/>
            <w:bCs/>
            <w:sz w:val="20"/>
            <w:szCs w:val="20"/>
          </w:rPr>
          <w:delText>2.5.1 The Synthesis Gap</w:delText>
        </w:r>
      </w:del>
    </w:p>
    <w:p w14:paraId="63F41870" w14:textId="2936DD3A" w:rsidR="00197414" w:rsidRPr="00896D2E" w:rsidDel="00CA34B1" w:rsidRDefault="00197414" w:rsidP="007748AA">
      <w:pPr>
        <w:spacing w:after="240"/>
        <w:rPr>
          <w:del w:id="659" w:author="Rocha, Jonathan" w:date="2026-02-26T11:09:00Z" w16du:dateUtc="2026-02-26T17:09:00Z"/>
          <w:rFonts w:ascii="Times New Roman" w:hAnsi="Times New Roman" w:cs="Times New Roman"/>
          <w:sz w:val="20"/>
          <w:szCs w:val="20"/>
        </w:rPr>
      </w:pPr>
      <w:del w:id="660" w:author="Rocha, Jonathan" w:date="2026-02-26T11:09:00Z" w16du:dateUtc="2026-02-26T17:09:00Z">
        <w:r w:rsidRPr="783F2D85" w:rsidDel="00CA34B1">
          <w:rPr>
            <w:rFonts w:ascii="Times New Roman" w:hAnsi="Times New Roman" w:cs="Times New Roman"/>
            <w:sz w:val="20"/>
            <w:szCs w:val="20"/>
          </w:rPr>
          <w:delText xml:space="preserve">Despite significant progress in financial NLP and econometric modeling, a crucial methodological gap persists at the intersection of generative sentiment analysis and regime detection. While Konstantinidis et al. (2024) successfully established FinLlama as a superior sentiment classifier for algorithmic trading—demonstrating a 44.7% return improvement over FinBERT—their approach was limited to standard portfolio construction rules and did not address </w:delText>
        </w:r>
        <w:r w:rsidR="00DD42B1" w:rsidRPr="783F2D85" w:rsidDel="00CA34B1">
          <w:rPr>
            <w:rFonts w:ascii="Times New Roman" w:hAnsi="Times New Roman" w:cs="Times New Roman"/>
            <w:sz w:val="20"/>
            <w:szCs w:val="20"/>
          </w:rPr>
          <w:delText>the identification of</w:delText>
        </w:r>
        <w:r w:rsidRPr="783F2D85" w:rsidDel="00CA34B1">
          <w:rPr>
            <w:rFonts w:ascii="Times New Roman" w:hAnsi="Times New Roman" w:cs="Times New Roman"/>
            <w:sz w:val="20"/>
            <w:szCs w:val="20"/>
          </w:rPr>
          <w:delText xml:space="preserve"> structural market regimes. Conversely, Shu et al. (2024) validated Statistical Jump Models (JMs) as a reliable alternative to Hidden Markov Models, showing that jump penalties significantly reduce "whipsaw" signals and downside risk. However, their implementation relied solely on endogenous price features (returns and volatility), overlooking the predictive power of exogenous sentiment signals.</w:delText>
        </w:r>
      </w:del>
    </w:p>
    <w:p w14:paraId="4A088FC9" w14:textId="29A46A66" w:rsidR="009D0C6E" w:rsidRPr="00896D2E" w:rsidDel="00CA34B1" w:rsidRDefault="00197414" w:rsidP="007748AA">
      <w:pPr>
        <w:spacing w:after="240"/>
        <w:rPr>
          <w:del w:id="661" w:author="Rocha, Jonathan" w:date="2026-02-26T11:09:00Z" w16du:dateUtc="2026-02-26T17:09:00Z"/>
          <w:rFonts w:ascii="Times New Roman" w:hAnsi="Times New Roman" w:cs="Times New Roman"/>
          <w:sz w:val="20"/>
          <w:szCs w:val="20"/>
        </w:rPr>
      </w:pPr>
      <w:del w:id="662" w:author="Rocha, Jonathan" w:date="2026-02-26T11:09:00Z" w16du:dateUtc="2026-02-26T17:09:00Z">
        <w:r w:rsidRPr="783F2D85" w:rsidDel="00CA34B1">
          <w:rPr>
            <w:rFonts w:ascii="Times New Roman" w:hAnsi="Times New Roman" w:cs="Times New Roman"/>
            <w:sz w:val="20"/>
            <w:szCs w:val="20"/>
          </w:rPr>
          <w:delText>Additionally, while recent studies such as Yang et al. (2025) have applied LLMs to cross-asset monitoring, and Shi (2025) has integrated GARCH-MIDAS with sentiment analysis, no existing research has directly incorporated FinLlama's semantic depth into the persistence-enforcing framework of Statistical Jump Models for a cross-asset universe. This research addresses this gap by developing the first Two-Layer Sentiment Regime Detector, which identifies leading indicators of structural breaks by combining generative AI sentiment with econometric jump penalties across Equities, Crypto, Forex, and Commodities</w:delText>
        </w:r>
        <w:r w:rsidR="00BC2661" w:rsidRPr="783F2D85" w:rsidDel="00CA34B1">
          <w:rPr>
            <w:rFonts w:ascii="Times New Roman" w:hAnsi="Times New Roman" w:cs="Times New Roman"/>
            <w:sz w:val="20"/>
            <w:szCs w:val="20"/>
          </w:rPr>
          <w:delText>.</w:delText>
        </w:r>
      </w:del>
    </w:p>
    <w:p w14:paraId="4580DC20" w14:textId="46FE6E37" w:rsidR="009D0C6E" w:rsidRPr="00896D2E" w:rsidDel="00CA34B1" w:rsidRDefault="00BC2661" w:rsidP="007748AA">
      <w:pPr>
        <w:spacing w:after="319"/>
        <w:rPr>
          <w:del w:id="663" w:author="Rocha, Jonathan" w:date="2026-02-26T11:09:00Z" w16du:dateUtc="2026-02-26T17:09:00Z"/>
          <w:rFonts w:ascii="Times New Roman" w:hAnsi="Times New Roman" w:cs="Times New Roman"/>
          <w:sz w:val="20"/>
          <w:szCs w:val="20"/>
        </w:rPr>
      </w:pPr>
      <w:del w:id="664" w:author="Rocha, Jonathan" w:date="2026-02-26T11:09:00Z" w16du:dateUtc="2026-02-26T17:09:00Z">
        <w:r w:rsidRPr="783F2D85" w:rsidDel="00CA34B1">
          <w:rPr>
            <w:rFonts w:ascii="Times New Roman" w:hAnsi="Times New Roman" w:cs="Times New Roman"/>
            <w:b/>
            <w:bCs/>
            <w:sz w:val="20"/>
            <w:szCs w:val="20"/>
          </w:rPr>
          <w:delText>2.5.2 Research Hypotheses</w:delText>
        </w:r>
      </w:del>
    </w:p>
    <w:p w14:paraId="7B8983C0" w14:textId="3A06454A" w:rsidR="009D0C6E" w:rsidRPr="00896D2E" w:rsidDel="00CA34B1" w:rsidRDefault="00BC2661" w:rsidP="007748AA">
      <w:pPr>
        <w:spacing w:after="240"/>
        <w:rPr>
          <w:del w:id="665" w:author="Rocha, Jonathan" w:date="2026-02-26T11:09:00Z" w16du:dateUtc="2026-02-26T17:09:00Z"/>
          <w:rFonts w:ascii="Times New Roman" w:hAnsi="Times New Roman" w:cs="Times New Roman"/>
          <w:sz w:val="20"/>
          <w:szCs w:val="20"/>
        </w:rPr>
      </w:pPr>
      <w:del w:id="666" w:author="Rocha, Jonathan" w:date="2026-02-26T11:09:00Z" w16du:dateUtc="2026-02-26T17:09:00Z">
        <w:r w:rsidRPr="783F2D85" w:rsidDel="00CA34B1">
          <w:rPr>
            <w:rFonts w:ascii="Times New Roman" w:hAnsi="Times New Roman" w:cs="Times New Roman"/>
            <w:sz w:val="20"/>
            <w:szCs w:val="20"/>
          </w:rPr>
          <w:delText>Based on the literature review, we hypothesize:</w:delText>
        </w:r>
      </w:del>
    </w:p>
    <w:p w14:paraId="65904B91" w14:textId="7E6663A7" w:rsidR="009D0C6E" w:rsidRPr="00896D2E" w:rsidDel="00CA34B1" w:rsidRDefault="00BC2661" w:rsidP="007748AA">
      <w:pPr>
        <w:spacing w:after="240"/>
        <w:rPr>
          <w:del w:id="667" w:author="Rocha, Jonathan" w:date="2026-02-26T11:09:00Z" w16du:dateUtc="2026-02-26T17:09:00Z"/>
          <w:rFonts w:ascii="Times New Roman" w:hAnsi="Times New Roman" w:cs="Times New Roman"/>
          <w:sz w:val="20"/>
          <w:szCs w:val="20"/>
        </w:rPr>
      </w:pPr>
      <w:del w:id="668" w:author="Rocha, Jonathan" w:date="2026-02-26T11:09:00Z" w16du:dateUtc="2026-02-26T17:09:00Z">
        <w:r w:rsidRPr="783F2D85" w:rsidDel="00CA34B1">
          <w:rPr>
            <w:rFonts w:ascii="Times New Roman" w:hAnsi="Times New Roman" w:cs="Times New Roman"/>
            <w:b/>
            <w:bCs/>
            <w:sz w:val="20"/>
            <w:szCs w:val="20"/>
          </w:rPr>
          <w:delText>H1 (Leading Indicator Hypothesis):</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 xml:space="preserve">Cross-asset sentiment aggregation acts as a leading indicator of market regime changes, preceding VIX-based regime detection by 1-5 trading days. This hypothesis is supported by findings from Bollen et al. (2011), showing a </w:delText>
        </w:r>
        <w:r w:rsidRPr="783F2D85" w:rsidDel="00CA34B1">
          <w:rPr>
            <w:rFonts w:ascii="Times New Roman" w:hAnsi="Times New Roman" w:cs="Times New Roman"/>
            <w:sz w:val="20"/>
            <w:szCs w:val="20"/>
          </w:rPr>
          <w:delText>2-6 day</w:delText>
        </w:r>
      </w:del>
      <w:ins w:id="669" w:author="Cheun-Jensen, Jacquie" w:date="2026-02-17T16:46:00Z">
        <w:del w:id="670" w:author="Rocha, Jonathan" w:date="2026-02-26T11:09:00Z" w16du:dateUtc="2026-02-26T17:09:00Z">
          <w:r w:rsidR="3FCBBFA9" w:rsidRPr="783F2D85" w:rsidDel="00CA34B1">
            <w:rPr>
              <w:rFonts w:ascii="Times New Roman" w:hAnsi="Times New Roman" w:cs="Times New Roman"/>
              <w:sz w:val="20"/>
              <w:szCs w:val="20"/>
            </w:rPr>
            <w:delText>2–6-day</w:delText>
          </w:r>
        </w:del>
      </w:ins>
      <w:del w:id="671" w:author="Rocha, Jonathan" w:date="2026-02-26T11:09:00Z" w16du:dateUtc="2026-02-26T17:09:00Z">
        <w:r w:rsidR="00197414" w:rsidRPr="783F2D85" w:rsidDel="00CA34B1">
          <w:rPr>
            <w:rFonts w:ascii="Times New Roman" w:hAnsi="Times New Roman" w:cs="Times New Roman"/>
            <w:sz w:val="20"/>
            <w:szCs w:val="20"/>
          </w:rPr>
          <w:delText xml:space="preserve"> predictive lead time with 86.7% accuracy; Caferra (2022), illustrating sentiment-driven cross-market connections; and Trushkovskyi (2025), confirming Granger causality between sentiment and returns</w:delText>
        </w:r>
        <w:r w:rsidRPr="783F2D85" w:rsidDel="00CA34B1">
          <w:rPr>
            <w:rFonts w:ascii="Times New Roman" w:hAnsi="Times New Roman" w:cs="Times New Roman"/>
            <w:sz w:val="20"/>
            <w:szCs w:val="20"/>
          </w:rPr>
          <w:delText>.</w:delText>
        </w:r>
      </w:del>
    </w:p>
    <w:p w14:paraId="6BAFEC63" w14:textId="71D435FF" w:rsidR="009D0C6E" w:rsidRPr="00896D2E" w:rsidDel="00CA34B1" w:rsidRDefault="00BC2661" w:rsidP="007748AA">
      <w:pPr>
        <w:spacing w:after="240"/>
        <w:rPr>
          <w:del w:id="672" w:author="Rocha, Jonathan" w:date="2026-02-26T11:09:00Z" w16du:dateUtc="2026-02-26T17:09:00Z"/>
          <w:rFonts w:ascii="Times New Roman" w:hAnsi="Times New Roman" w:cs="Times New Roman"/>
          <w:sz w:val="20"/>
          <w:szCs w:val="20"/>
        </w:rPr>
      </w:pPr>
      <w:del w:id="673" w:author="Rocha, Jonathan" w:date="2026-02-26T11:09:00Z" w16du:dateUtc="2026-02-26T17:09:00Z">
        <w:r w:rsidRPr="783F2D85" w:rsidDel="00CA34B1">
          <w:rPr>
            <w:rFonts w:ascii="Times New Roman" w:hAnsi="Times New Roman" w:cs="Times New Roman"/>
            <w:b/>
            <w:bCs/>
            <w:sz w:val="20"/>
            <w:szCs w:val="20"/>
          </w:rPr>
          <w:delText>H2 (Divergence Signal Hypothesis):</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Sentiment divergence across asset classes (e.g., equities bullish while crypto bearish) signals an impending shift between Risk-On and Risk-Off regimes. Caferra (2022) found that sentiment connectedness effectively identifies market linkages, suggesting that disconnection or divergence may indicate regime instability. Wang et al. (2024) demonstrated asymmetric cross-asset momentum transmission supporting this mechanism</w:delText>
        </w:r>
        <w:r w:rsidRPr="783F2D85" w:rsidDel="00CA34B1">
          <w:rPr>
            <w:rFonts w:ascii="Times New Roman" w:hAnsi="Times New Roman" w:cs="Times New Roman"/>
            <w:sz w:val="20"/>
            <w:szCs w:val="20"/>
          </w:rPr>
          <w:delText>.</w:delText>
        </w:r>
      </w:del>
    </w:p>
    <w:p w14:paraId="570C95B0" w14:textId="330B0D75" w:rsidR="009D0C6E" w:rsidRPr="00896D2E" w:rsidDel="00CA34B1" w:rsidRDefault="00BC2661" w:rsidP="007748AA">
      <w:pPr>
        <w:spacing w:after="240"/>
        <w:rPr>
          <w:del w:id="674" w:author="Rocha, Jonathan" w:date="2026-02-26T11:09:00Z" w16du:dateUtc="2026-02-26T17:09:00Z"/>
          <w:rFonts w:ascii="Times New Roman" w:hAnsi="Times New Roman" w:cs="Times New Roman"/>
          <w:sz w:val="20"/>
          <w:szCs w:val="20"/>
        </w:rPr>
      </w:pPr>
      <w:del w:id="675" w:author="Rocha, Jonathan" w:date="2026-02-26T11:09:00Z" w16du:dateUtc="2026-02-26T17:09:00Z">
        <w:r w:rsidRPr="783F2D85" w:rsidDel="00CA34B1">
          <w:rPr>
            <w:rFonts w:ascii="Times New Roman" w:hAnsi="Times New Roman" w:cs="Times New Roman"/>
            <w:b/>
            <w:bCs/>
            <w:sz w:val="20"/>
            <w:szCs w:val="20"/>
          </w:rPr>
          <w:delText>H3 (Network Effect Hypothesis):</w:delText>
        </w:r>
        <w:r w:rsidRPr="783F2D85" w:rsidDel="00CA34B1">
          <w:rPr>
            <w:rFonts w:ascii="Times New Roman" w:hAnsi="Times New Roman" w:cs="Times New Roman"/>
            <w:sz w:val="20"/>
            <w:szCs w:val="20"/>
          </w:rPr>
          <w:delText xml:space="preserve"> </w:delText>
        </w:r>
        <w:r w:rsidR="00197414" w:rsidRPr="783F2D85" w:rsidDel="00CA34B1">
          <w:rPr>
            <w:rFonts w:ascii="Times New Roman" w:hAnsi="Times New Roman" w:cs="Times New Roman"/>
            <w:sz w:val="20"/>
            <w:szCs w:val="20"/>
          </w:rPr>
          <w:delText xml:space="preserve">Sentiment connectedness intensity </w:delText>
        </w:r>
        <w:r w:rsidRPr="783F2D85" w:rsidDel="00CA34B1">
          <w:rPr>
            <w:rFonts w:ascii="Times New Roman" w:hAnsi="Times New Roman" w:cs="Times New Roman"/>
            <w:sz w:val="20"/>
            <w:szCs w:val="20"/>
          </w:rPr>
          <w:delText>(measured using network centrality metrics similar to those of Cao et al., 2025)</w:delText>
        </w:r>
        <w:r w:rsidR="00197414" w:rsidRPr="783F2D85" w:rsidDel="00CA34B1">
          <w:rPr>
            <w:rFonts w:ascii="Times New Roman" w:hAnsi="Times New Roman" w:cs="Times New Roman"/>
            <w:sz w:val="20"/>
            <w:szCs w:val="20"/>
          </w:rPr>
          <w:delText xml:space="preserve"> will </w:delText>
        </w:r>
        <w:r w:rsidR="00DD42B1" w:rsidRPr="783F2D85" w:rsidDel="00CA34B1">
          <w:rPr>
            <w:rFonts w:ascii="Times New Roman" w:hAnsi="Times New Roman" w:cs="Times New Roman"/>
            <w:sz w:val="20"/>
            <w:szCs w:val="20"/>
          </w:rPr>
          <w:delText>b</w:delText>
        </w:r>
        <w:r w:rsidR="00197414" w:rsidRPr="783F2D85" w:rsidDel="00CA34B1">
          <w:rPr>
            <w:rFonts w:ascii="Times New Roman" w:hAnsi="Times New Roman" w:cs="Times New Roman"/>
            <w:sz w:val="20"/>
            <w:szCs w:val="20"/>
          </w:rPr>
          <w:delText xml:space="preserve">e </w:delText>
        </w:r>
        <w:r w:rsidR="00DD42B1" w:rsidRPr="783F2D85" w:rsidDel="00CA34B1">
          <w:rPr>
            <w:rFonts w:ascii="Times New Roman" w:hAnsi="Times New Roman" w:cs="Times New Roman"/>
            <w:sz w:val="20"/>
            <w:szCs w:val="20"/>
          </w:rPr>
          <w:delText>associated with</w:delText>
        </w:r>
        <w:r w:rsidR="00197414" w:rsidRPr="783F2D85" w:rsidDel="00CA34B1">
          <w:rPr>
            <w:rFonts w:ascii="Times New Roman" w:hAnsi="Times New Roman" w:cs="Times New Roman"/>
            <w:sz w:val="20"/>
            <w:szCs w:val="20"/>
          </w:rPr>
          <w:delText xml:space="preserve"> regime transition probability, with higher connectedness during stable regimes and </w:delText>
        </w:r>
        <w:r w:rsidR="00DD42B1" w:rsidRPr="783F2D85" w:rsidDel="00CA34B1">
          <w:rPr>
            <w:rFonts w:ascii="Times New Roman" w:hAnsi="Times New Roman" w:cs="Times New Roman"/>
            <w:sz w:val="20"/>
            <w:szCs w:val="20"/>
          </w:rPr>
          <w:delText>rapid</w:delText>
        </w:r>
        <w:r w:rsidR="00197414" w:rsidRPr="783F2D85" w:rsidDel="00CA34B1">
          <w:rPr>
            <w:rFonts w:ascii="Times New Roman" w:hAnsi="Times New Roman" w:cs="Times New Roman"/>
            <w:sz w:val="20"/>
            <w:szCs w:val="20"/>
          </w:rPr>
          <w:delText xml:space="preserve"> disconnection before transitions. Sibande et al. (2021) identified regime-specific sentiment effects in currency markets, supporting the idea of state-dependent sentiment dynamics</w:delText>
        </w:r>
        <w:r w:rsidRPr="783F2D85" w:rsidDel="00CA34B1">
          <w:rPr>
            <w:rFonts w:ascii="Times New Roman" w:hAnsi="Times New Roman" w:cs="Times New Roman"/>
            <w:sz w:val="20"/>
            <w:szCs w:val="20"/>
          </w:rPr>
          <w:delText>.</w:delText>
        </w:r>
      </w:del>
    </w:p>
    <w:bookmarkEnd w:id="69"/>
    <w:p w14:paraId="18D76738" w14:textId="77777777" w:rsidR="009D0C6E" w:rsidRPr="00FA4539" w:rsidRDefault="00BC2661" w:rsidP="007748AA">
      <w:pPr>
        <w:spacing w:after="278"/>
        <w:rPr>
          <w:rFonts w:ascii="Times New Roman" w:hAnsi="Times New Roman" w:cs="Times New Roman"/>
          <w:sz w:val="24"/>
          <w:szCs w:val="24"/>
        </w:rPr>
      </w:pPr>
      <w:r w:rsidRPr="783F2D85">
        <w:rPr>
          <w:rFonts w:ascii="Times New Roman" w:hAnsi="Times New Roman" w:cs="Times New Roman"/>
          <w:b/>
          <w:bCs/>
          <w:sz w:val="24"/>
          <w:szCs w:val="24"/>
        </w:rPr>
        <w:t>3. Methods</w:t>
      </w:r>
    </w:p>
    <w:p w14:paraId="684B2E93" w14:textId="4C4BFC24"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3.1 Study Design and Data</w:t>
      </w:r>
    </w:p>
    <w:p w14:paraId="000708C5" w14:textId="79F1E567" w:rsidR="00BD2BA8" w:rsidRPr="00BD2BA8" w:rsidRDefault="00BD2BA8" w:rsidP="00BD2BA8">
      <w:pPr>
        <w:spacing w:after="278"/>
        <w:rPr>
          <w:ins w:id="676" w:author="Jonathan Rocha" w:date="2026-03-02T12:03:00Z"/>
          <w:rFonts w:ascii="Times New Roman" w:hAnsi="Times New Roman" w:cs="Times New Roman"/>
          <w:sz w:val="20"/>
          <w:szCs w:val="20"/>
        </w:rPr>
      </w:pPr>
      <w:ins w:id="677" w:author="Jonathan Rocha" w:date="2026-03-02T12:03:00Z">
        <w:r w:rsidRPr="00BD2BA8">
          <w:rPr>
            <w:rFonts w:ascii="Times New Roman" w:hAnsi="Times New Roman" w:cs="Times New Roman"/>
            <w:sz w:val="20"/>
            <w:szCs w:val="20"/>
          </w:rPr>
          <w:t>This study uses a daily-frequency, multi-source sentiment and market-data design over a unified window (2005-01-19 to 2025-08-14). The canonical pipeline produces 4,490 market-aligned observations and 22 engineered features</w:t>
        </w:r>
      </w:ins>
      <w:ins w:id="678" w:author="Jonathan Rocha" w:date="2026-03-02T12:06:00Z" w16du:dateUtc="2026-03-02T18:06:00Z">
        <w:r>
          <w:rPr>
            <w:rFonts w:ascii="Times New Roman" w:hAnsi="Times New Roman" w:cs="Times New Roman"/>
            <w:sz w:val="20"/>
            <w:szCs w:val="20"/>
          </w:rPr>
          <w:t>,</w:t>
        </w:r>
      </w:ins>
      <w:ins w:id="679" w:author="Jonathan Rocha" w:date="2026-03-02T12:03:00Z">
        <w:r w:rsidRPr="00BD2BA8">
          <w:rPr>
            <w:rFonts w:ascii="Times New Roman" w:hAnsi="Times New Roman" w:cs="Times New Roman"/>
            <w:sz w:val="20"/>
            <w:szCs w:val="20"/>
          </w:rPr>
          <w:t xml:space="preserve"> </w:t>
        </w:r>
      </w:ins>
      <w:ins w:id="680" w:author="Jonathan Rocha" w:date="2026-03-02T12:06:00Z" w16du:dateUtc="2026-03-02T18:06:00Z">
        <w:r>
          <w:rPr>
            <w:rFonts w:ascii="Times New Roman" w:hAnsi="Times New Roman" w:cs="Times New Roman"/>
            <w:sz w:val="20"/>
            <w:szCs w:val="20"/>
          </w:rPr>
          <w:t>and</w:t>
        </w:r>
      </w:ins>
      <w:ins w:id="681" w:author="Jonathan Rocha" w:date="2026-03-02T12:03:00Z">
        <w:r w:rsidRPr="00BD2BA8">
          <w:rPr>
            <w:rFonts w:ascii="Times New Roman" w:hAnsi="Times New Roman" w:cs="Times New Roman"/>
            <w:sz w:val="20"/>
            <w:szCs w:val="20"/>
          </w:rPr>
          <w:t xml:space="preserve"> </w:t>
        </w:r>
      </w:ins>
      <w:ins w:id="682" w:author="Jonathan Rocha" w:date="2026-03-02T12:06:00Z" w16du:dateUtc="2026-03-02T18:06:00Z">
        <w:r>
          <w:rPr>
            <w:rFonts w:ascii="Times New Roman" w:hAnsi="Times New Roman" w:cs="Times New Roman"/>
            <w:sz w:val="20"/>
            <w:szCs w:val="20"/>
          </w:rPr>
          <w:t>th</w:t>
        </w:r>
      </w:ins>
      <w:ins w:id="683" w:author="Jonathan Rocha" w:date="2026-03-02T12:03:00Z">
        <w:r w:rsidRPr="00BD2BA8">
          <w:rPr>
            <w:rFonts w:ascii="Times New Roman" w:hAnsi="Times New Roman" w:cs="Times New Roman"/>
            <w:sz w:val="20"/>
            <w:szCs w:val="20"/>
          </w:rPr>
          <w:t xml:space="preserve">e </w:t>
        </w:r>
      </w:ins>
      <w:ins w:id="684" w:author="Jonathan Rocha" w:date="2026-03-02T12:06:00Z" w16du:dateUtc="2026-03-02T18:06:00Z">
        <w:r>
          <w:rPr>
            <w:rFonts w:ascii="Times New Roman" w:hAnsi="Times New Roman" w:cs="Times New Roman"/>
            <w:sz w:val="20"/>
            <w:szCs w:val="20"/>
          </w:rPr>
          <w:t>results</w:t>
        </w:r>
      </w:ins>
      <w:ins w:id="685" w:author="Jonathan Rocha" w:date="2026-03-02T12:03:00Z">
        <w:r w:rsidRPr="00BD2BA8">
          <w:rPr>
            <w:rFonts w:ascii="Times New Roman" w:hAnsi="Times New Roman" w:cs="Times New Roman"/>
            <w:sz w:val="20"/>
            <w:szCs w:val="20"/>
          </w:rPr>
          <w:t xml:space="preserve"> </w:t>
        </w:r>
      </w:ins>
      <w:ins w:id="686" w:author="Jonathan Rocha" w:date="2026-03-02T12:06:00Z" w16du:dateUtc="2026-03-02T18:06:00Z">
        <w:r>
          <w:rPr>
            <w:rFonts w:ascii="Times New Roman" w:hAnsi="Times New Roman" w:cs="Times New Roman"/>
            <w:sz w:val="20"/>
            <w:szCs w:val="20"/>
          </w:rPr>
          <w:t xml:space="preserve">are written to </w:t>
        </w:r>
      </w:ins>
      <w:ins w:id="687" w:author="Jonathan Rocha" w:date="2026-03-02T12:03:00Z">
        <w:r w:rsidRPr="00BD2BA8">
          <w:rPr>
            <w:rFonts w:ascii="Consolas" w:hAnsi="Consolas" w:cs="Consolas"/>
            <w:sz w:val="18"/>
            <w:szCs w:val="18"/>
            <w:rPrChange w:id="688" w:author="Jonathan Rocha" w:date="2026-03-02T12:03:00Z" w16du:dateUtc="2026-03-02T18:03:00Z">
              <w:rPr>
                <w:rFonts w:ascii="Times New Roman" w:hAnsi="Times New Roman" w:cs="Times New Roman"/>
                <w:sz w:val="20"/>
                <w:szCs w:val="20"/>
              </w:rPr>
            </w:rPrChange>
          </w:rPr>
          <w:t>pipeline_output/pipeline_summary.json</w:t>
        </w:r>
        <w:r w:rsidRPr="00BD2BA8">
          <w:rPr>
            <w:rFonts w:ascii="Times New Roman" w:hAnsi="Times New Roman" w:cs="Times New Roman"/>
            <w:sz w:val="20"/>
            <w:szCs w:val="20"/>
          </w:rPr>
          <w:t>. The design prioritizes portfolio-level regime inference over single-security next-day prediction, consistent with evidence that aggregate sentiment can be more informative than stock-level signals for market-state analysis (Kengmegni, 2024).</w:t>
        </w:r>
      </w:ins>
    </w:p>
    <w:p w14:paraId="28E82B62" w14:textId="77777777" w:rsidR="00BD2BA8" w:rsidRPr="00BD2BA8" w:rsidRDefault="00BD2BA8" w:rsidP="00BD2BA8">
      <w:pPr>
        <w:spacing w:after="278"/>
        <w:rPr>
          <w:ins w:id="689" w:author="Jonathan Rocha" w:date="2026-03-02T12:03:00Z"/>
          <w:rFonts w:ascii="Times New Roman" w:hAnsi="Times New Roman" w:cs="Times New Roman"/>
          <w:sz w:val="20"/>
          <w:szCs w:val="20"/>
        </w:rPr>
      </w:pPr>
    </w:p>
    <w:p w14:paraId="5E216948" w14:textId="7956D8C9" w:rsidR="007F1923" w:rsidRPr="00896D2E" w:rsidDel="00BD2BA8" w:rsidRDefault="00BD2BA8" w:rsidP="007748AA">
      <w:pPr>
        <w:spacing w:after="278"/>
        <w:rPr>
          <w:del w:id="690" w:author="Jonathan Rocha" w:date="2026-03-02T12:03:00Z" w16du:dateUtc="2026-03-02T18:03:00Z"/>
          <w:rFonts w:ascii="Times New Roman" w:hAnsi="Times New Roman" w:cs="Times New Roman"/>
          <w:sz w:val="20"/>
          <w:szCs w:val="20"/>
        </w:rPr>
      </w:pPr>
      <w:ins w:id="691" w:author="Jonathan Rocha" w:date="2026-03-02T12:03:00Z">
        <w:r w:rsidRPr="00BD2BA8">
          <w:rPr>
            <w:rFonts w:ascii="Times New Roman" w:hAnsi="Times New Roman" w:cs="Times New Roman"/>
            <w:sz w:val="20"/>
            <w:szCs w:val="20"/>
          </w:rPr>
          <w:t>The empirical pipeline consumes pre-aggregated daily sentiment and aligned stress/market series. Core market inputs are SPY returns, VIX, and ECB CISS; sentiment inputs include compound polarity and cross-asset/source components scored prior to regime modeling. This paper, therefore, focuses on the implemented feature-to-regime workflow and hypothesis diagnostics rather than re-documenting raw text ingestion.</w:t>
        </w:r>
      </w:ins>
      <w:del w:id="692" w:author="Jonathan Rocha" w:date="2026-03-02T12:03:00Z" w16du:dateUtc="2026-03-02T18:03:00Z">
        <w:r w:rsidR="0005232F" w:rsidRPr="783F2D85" w:rsidDel="00BD2BA8">
          <w:rPr>
            <w:rFonts w:ascii="Times New Roman" w:hAnsi="Times New Roman" w:cs="Times New Roman"/>
            <w:sz w:val="20"/>
            <w:szCs w:val="20"/>
          </w:rPr>
          <w:delText xml:space="preserve">The study employed a daily-frequency, multi-source sentiment and market-data pipeline with a unified analysis window from 2005-01-19 to 2025-08-14. The canonical pipeline output includes 4,490 market-aligned observations and 22 engineered features prior to regime assignment, as documented in </w:delText>
        </w:r>
        <w:r w:rsidR="007F1923" w:rsidRPr="783F2D85" w:rsidDel="00BD2BA8">
          <w:rPr>
            <w:rFonts w:ascii="Consolas" w:hAnsi="Consolas" w:cs="Consolas"/>
            <w:sz w:val="18"/>
            <w:szCs w:val="18"/>
          </w:rPr>
          <w:delText>results/pipeline_output/pipeline_summary.json</w:delText>
        </w:r>
        <w:r w:rsidR="007F1923" w:rsidRPr="783F2D85" w:rsidDel="00BD2BA8">
          <w:rPr>
            <w:rFonts w:ascii="Times New Roman" w:hAnsi="Times New Roman" w:cs="Times New Roman"/>
            <w:sz w:val="18"/>
            <w:szCs w:val="18"/>
          </w:rPr>
          <w:delText>.</w:delText>
        </w:r>
      </w:del>
    </w:p>
    <w:p w14:paraId="5E6A27F1" w14:textId="20B5F865" w:rsidR="0005232F" w:rsidRDefault="0005232F" w:rsidP="007748AA">
      <w:pPr>
        <w:spacing w:after="278"/>
        <w:rPr>
          <w:rFonts w:ascii="Times New Roman" w:hAnsi="Times New Roman" w:cs="Times New Roman"/>
          <w:sz w:val="24"/>
          <w:szCs w:val="24"/>
        </w:rPr>
      </w:pPr>
      <w:del w:id="693" w:author="Jonathan Rocha" w:date="2026-03-02T12:03:00Z" w16du:dateUtc="2026-03-02T18:03:00Z">
        <w:r w:rsidRPr="783F2D85" w:rsidDel="00BD2BA8">
          <w:rPr>
            <w:rFonts w:ascii="Times New Roman" w:hAnsi="Times New Roman" w:cs="Times New Roman"/>
            <w:sz w:val="20"/>
            <w:szCs w:val="20"/>
          </w:rPr>
          <w:delText>The empirical pipeline uses pre-aggregated daily sentiment data and market/stress series aligned with trading dates. The main market inputs are SPY returns, VIX, and ECB CISS. Sentiment inputs include compound, polarity, and cross-asset/source components that are already scored before regime modeling. This paper</w:delText>
        </w:r>
        <w:r w:rsidR="00DD42B1" w:rsidRPr="783F2D85" w:rsidDel="00BD2BA8">
          <w:rPr>
            <w:rFonts w:ascii="Times New Roman" w:hAnsi="Times New Roman" w:cs="Times New Roman"/>
            <w:sz w:val="20"/>
            <w:szCs w:val="20"/>
          </w:rPr>
          <w:delText>,</w:delText>
        </w:r>
        <w:r w:rsidRPr="783F2D85" w:rsidDel="00BD2BA8">
          <w:rPr>
            <w:rFonts w:ascii="Times New Roman" w:hAnsi="Times New Roman" w:cs="Times New Roman"/>
            <w:sz w:val="20"/>
            <w:szCs w:val="20"/>
          </w:rPr>
          <w:delText xml:space="preserve"> therefore</w:delText>
        </w:r>
        <w:r w:rsidR="00DD42B1" w:rsidRPr="783F2D85" w:rsidDel="00BD2BA8">
          <w:rPr>
            <w:rFonts w:ascii="Times New Roman" w:hAnsi="Times New Roman" w:cs="Times New Roman"/>
            <w:sz w:val="20"/>
            <w:szCs w:val="20"/>
          </w:rPr>
          <w:delText>,</w:delText>
        </w:r>
        <w:r w:rsidRPr="783F2D85" w:rsidDel="00BD2BA8">
          <w:rPr>
            <w:rFonts w:ascii="Times New Roman" w:hAnsi="Times New Roman" w:cs="Times New Roman"/>
            <w:sz w:val="20"/>
            <w:szCs w:val="20"/>
          </w:rPr>
          <w:delText xml:space="preserve"> assesses regime detection and hypothesis behavior </w:delText>
        </w:r>
        <w:r w:rsidR="00DD42B1" w:rsidRPr="783F2D85" w:rsidDel="00BD2BA8">
          <w:rPr>
            <w:rFonts w:ascii="Times New Roman" w:hAnsi="Times New Roman" w:cs="Times New Roman"/>
            <w:sz w:val="20"/>
            <w:szCs w:val="20"/>
          </w:rPr>
          <w:delText>using</w:delText>
        </w:r>
        <w:r w:rsidRPr="783F2D85" w:rsidDel="00BD2BA8">
          <w:rPr>
            <w:rFonts w:ascii="Times New Roman" w:hAnsi="Times New Roman" w:cs="Times New Roman"/>
            <w:sz w:val="20"/>
            <w:szCs w:val="20"/>
          </w:rPr>
          <w:delText xml:space="preserve"> the implemented daily feature set, rather than redescribing raw text collection processes</w:delText>
        </w:r>
        <w:r w:rsidRPr="783F2D85" w:rsidDel="00BD2BA8">
          <w:rPr>
            <w:rFonts w:ascii="Times New Roman" w:hAnsi="Times New Roman" w:cs="Times New Roman"/>
            <w:sz w:val="24"/>
            <w:szCs w:val="24"/>
          </w:rPr>
          <w:delText>.</w:delText>
        </w:r>
      </w:del>
      <w:r w:rsidRPr="783F2D85">
        <w:rPr>
          <w:rFonts w:ascii="Times New Roman" w:hAnsi="Times New Roman" w:cs="Times New Roman"/>
          <w:sz w:val="24"/>
          <w:szCs w:val="24"/>
        </w:rPr>
        <w:t xml:space="preserve"> </w:t>
      </w:r>
    </w:p>
    <w:p w14:paraId="00BA4932" w14:textId="7FEDBC9F"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3.2 Feature Engineering and Time Alignment</w:t>
      </w:r>
    </w:p>
    <w:p w14:paraId="5B57429E" w14:textId="1C47F231" w:rsidR="00BD2BA8" w:rsidRPr="00BD2BA8" w:rsidRDefault="00BD2BA8" w:rsidP="00BD2BA8">
      <w:pPr>
        <w:spacing w:after="278"/>
        <w:rPr>
          <w:ins w:id="694" w:author="Jonathan Rocha" w:date="2026-03-02T12:05:00Z"/>
          <w:rFonts w:ascii="Times New Roman" w:hAnsi="Times New Roman" w:cs="Times New Roman"/>
          <w:sz w:val="20"/>
          <w:szCs w:val="20"/>
        </w:rPr>
      </w:pPr>
      <w:ins w:id="695" w:author="Jonathan Rocha" w:date="2026-03-02T12:05:00Z">
        <w:r w:rsidRPr="00BD2BA8">
          <w:rPr>
            <w:rFonts w:ascii="Times New Roman" w:hAnsi="Times New Roman" w:cs="Times New Roman"/>
            <w:sz w:val="20"/>
            <w:szCs w:val="20"/>
          </w:rPr>
          <w:t xml:space="preserve">Feature construction is implemented in </w:t>
        </w:r>
        <w:r w:rsidRPr="00BD2BA8">
          <w:rPr>
            <w:rFonts w:ascii="Consolas" w:hAnsi="Consolas" w:cs="Consolas"/>
            <w:sz w:val="18"/>
            <w:szCs w:val="18"/>
            <w:rPrChange w:id="696" w:author="Jonathan Rocha" w:date="2026-03-02T12:06:00Z" w16du:dateUtc="2026-03-02T18:06:00Z">
              <w:rPr>
                <w:rFonts w:ascii="Times New Roman" w:hAnsi="Times New Roman" w:cs="Times New Roman"/>
                <w:sz w:val="20"/>
                <w:szCs w:val="20"/>
              </w:rPr>
            </w:rPrChange>
          </w:rPr>
          <w:t>scripts/hpc/run_analysis.py</w:t>
        </w:r>
        <w:r w:rsidRPr="00BD2BA8">
          <w:rPr>
            <w:rFonts w:ascii="Times New Roman" w:hAnsi="Times New Roman" w:cs="Times New Roman"/>
            <w:sz w:val="20"/>
            <w:szCs w:val="20"/>
          </w:rPr>
          <w:t>. Sentiment and market series are aligned to a common trading-day index, with controlled forward-fill handling for missing observations. This mixed-frequency harmonization is motivated by prior evidence that sentiment timing structure materially affects predictive behavior and error profiles (Cai et al., 2024), while the computational burden can vary substantially across extraction stacks (Shao et al., 2024).</w:t>
        </w:r>
      </w:ins>
    </w:p>
    <w:p w14:paraId="3DA397DE" w14:textId="77777777" w:rsidR="00BD2BA8" w:rsidRPr="00BD2BA8" w:rsidRDefault="00BD2BA8" w:rsidP="00BD2BA8">
      <w:pPr>
        <w:spacing w:after="278"/>
        <w:rPr>
          <w:ins w:id="697" w:author="Jonathan Rocha" w:date="2026-03-02T12:05:00Z"/>
          <w:rFonts w:ascii="Times New Roman" w:hAnsi="Times New Roman" w:cs="Times New Roman"/>
          <w:sz w:val="20"/>
          <w:szCs w:val="20"/>
        </w:rPr>
      </w:pPr>
      <w:ins w:id="698" w:author="Jonathan Rocha" w:date="2026-03-02T12:05:00Z">
        <w:r w:rsidRPr="00BD2BA8">
          <w:rPr>
            <w:rFonts w:ascii="Times New Roman" w:hAnsi="Times New Roman" w:cs="Times New Roman"/>
            <w:sz w:val="20"/>
            <w:szCs w:val="20"/>
          </w:rPr>
          <w:t>Engineered features include:</w:t>
        </w:r>
      </w:ins>
    </w:p>
    <w:p w14:paraId="4805EBC7" w14:textId="77777777" w:rsidR="00BD2BA8" w:rsidRPr="00BD2BA8" w:rsidRDefault="00BD2BA8" w:rsidP="00BD2BA8">
      <w:pPr>
        <w:spacing w:after="278"/>
        <w:ind w:left="720"/>
        <w:rPr>
          <w:ins w:id="699" w:author="Jonathan Rocha" w:date="2026-03-02T12:05:00Z"/>
          <w:rFonts w:ascii="Times New Roman" w:hAnsi="Times New Roman" w:cs="Times New Roman"/>
          <w:sz w:val="20"/>
          <w:szCs w:val="20"/>
        </w:rPr>
        <w:pPrChange w:id="700" w:author="Jonathan Rocha" w:date="2026-03-02T12:06:00Z" w16du:dateUtc="2026-03-02T18:06:00Z">
          <w:pPr>
            <w:spacing w:after="278"/>
          </w:pPr>
        </w:pPrChange>
      </w:pPr>
      <w:ins w:id="701" w:author="Jonathan Rocha" w:date="2026-03-02T12:05:00Z">
        <w:r w:rsidRPr="00BD2BA8">
          <w:rPr>
            <w:rFonts w:ascii="Times New Roman" w:hAnsi="Times New Roman" w:cs="Times New Roman"/>
            <w:sz w:val="20"/>
            <w:szCs w:val="20"/>
          </w:rPr>
          <w:t>1) sentiment level/polarity (compound, positive, negative),</w:t>
        </w:r>
      </w:ins>
    </w:p>
    <w:p w14:paraId="2632F9C0" w14:textId="77777777" w:rsidR="00BD2BA8" w:rsidRPr="00BD2BA8" w:rsidRDefault="00BD2BA8" w:rsidP="00BD2BA8">
      <w:pPr>
        <w:spacing w:after="278"/>
        <w:ind w:left="720"/>
        <w:rPr>
          <w:ins w:id="702" w:author="Jonathan Rocha" w:date="2026-03-02T12:05:00Z"/>
          <w:rFonts w:ascii="Times New Roman" w:hAnsi="Times New Roman" w:cs="Times New Roman"/>
          <w:sz w:val="20"/>
          <w:szCs w:val="20"/>
        </w:rPr>
        <w:pPrChange w:id="703" w:author="Jonathan Rocha" w:date="2026-03-02T12:06:00Z" w16du:dateUtc="2026-03-02T18:06:00Z">
          <w:pPr>
            <w:spacing w:after="278"/>
          </w:pPr>
        </w:pPrChange>
      </w:pPr>
      <w:ins w:id="704" w:author="Jonathan Rocha" w:date="2026-03-02T12:05:00Z">
        <w:r w:rsidRPr="00BD2BA8">
          <w:rPr>
            <w:rFonts w:ascii="Times New Roman" w:hAnsi="Times New Roman" w:cs="Times New Roman"/>
            <w:sz w:val="20"/>
            <w:szCs w:val="20"/>
          </w:rPr>
          <w:t>2) dispersion/divergence (cross_asset_std, sent_dispersion, max_divergence),</w:t>
        </w:r>
      </w:ins>
    </w:p>
    <w:p w14:paraId="0CA40708" w14:textId="77777777" w:rsidR="00BD2BA8" w:rsidRPr="00BD2BA8" w:rsidRDefault="00BD2BA8" w:rsidP="00BD2BA8">
      <w:pPr>
        <w:spacing w:after="278"/>
        <w:ind w:left="720"/>
        <w:rPr>
          <w:ins w:id="705" w:author="Jonathan Rocha" w:date="2026-03-02T12:05:00Z"/>
          <w:rFonts w:ascii="Times New Roman" w:hAnsi="Times New Roman" w:cs="Times New Roman"/>
          <w:sz w:val="20"/>
          <w:szCs w:val="20"/>
        </w:rPr>
        <w:pPrChange w:id="706" w:author="Jonathan Rocha" w:date="2026-03-02T12:06:00Z" w16du:dateUtc="2026-03-02T18:06:00Z">
          <w:pPr>
            <w:spacing w:after="278"/>
          </w:pPr>
        </w:pPrChange>
      </w:pPr>
      <w:ins w:id="707" w:author="Jonathan Rocha" w:date="2026-03-02T12:05:00Z">
        <w:r w:rsidRPr="00BD2BA8">
          <w:rPr>
            <w:rFonts w:ascii="Times New Roman" w:hAnsi="Times New Roman" w:cs="Times New Roman"/>
            <w:sz w:val="20"/>
            <w:szCs w:val="20"/>
          </w:rPr>
          <w:t>3) market risk (returns, realized_vol, vix, vix_change, ciss, ciss_change), and</w:t>
        </w:r>
      </w:ins>
    </w:p>
    <w:p w14:paraId="7F238331" w14:textId="7AB12BEF" w:rsidR="007F1923" w:rsidRPr="00896D2E" w:rsidRDefault="00BD2BA8" w:rsidP="00BD2BA8">
      <w:pPr>
        <w:spacing w:after="278"/>
        <w:ind w:left="720"/>
        <w:rPr>
          <w:rFonts w:ascii="Times New Roman" w:hAnsi="Times New Roman" w:cs="Times New Roman"/>
          <w:sz w:val="20"/>
          <w:szCs w:val="20"/>
        </w:rPr>
        <w:pPrChange w:id="708" w:author="Jonathan Rocha" w:date="2026-03-02T12:06:00Z" w16du:dateUtc="2026-03-02T18:06:00Z">
          <w:pPr>
            <w:spacing w:after="278"/>
          </w:pPr>
        </w:pPrChange>
      </w:pPr>
      <w:ins w:id="709" w:author="Jonathan Rocha" w:date="2026-03-02T12:05:00Z">
        <w:r w:rsidRPr="00BD2BA8">
          <w:rPr>
            <w:rFonts w:ascii="Times New Roman" w:hAnsi="Times New Roman" w:cs="Times New Roman"/>
            <w:sz w:val="20"/>
            <w:szCs w:val="20"/>
          </w:rPr>
          <w:t>4) temporal dynamics (sent_momentum, sent_acceleration).</w:t>
        </w:r>
      </w:ins>
      <w:del w:id="710" w:author="Jonathan Rocha" w:date="2026-03-02T12:05:00Z" w16du:dateUtc="2026-03-02T18:05:00Z">
        <w:r w:rsidR="007F1923" w:rsidRPr="783F2D85" w:rsidDel="00BD2BA8">
          <w:rPr>
            <w:rFonts w:ascii="Times New Roman" w:hAnsi="Times New Roman" w:cs="Times New Roman"/>
            <w:sz w:val="20"/>
            <w:szCs w:val="20"/>
          </w:rPr>
          <w:delText xml:space="preserve">Feature construction was executed in </w:delText>
        </w:r>
        <w:r w:rsidR="007F1923" w:rsidRPr="783F2D85" w:rsidDel="00BD2BA8">
          <w:rPr>
            <w:rFonts w:ascii="Consolas" w:hAnsi="Consolas" w:cs="Consolas"/>
            <w:sz w:val="18"/>
            <w:szCs w:val="18"/>
          </w:rPr>
          <w:delText>scripts/hpc/run_analysis.py</w:delText>
        </w:r>
        <w:r w:rsidR="007F1923" w:rsidRPr="783F2D85" w:rsidDel="00BD2BA8">
          <w:rPr>
            <w:rFonts w:ascii="Times New Roman" w:hAnsi="Times New Roman" w:cs="Times New Roman"/>
            <w:sz w:val="20"/>
            <w:szCs w:val="20"/>
          </w:rPr>
          <w:delText xml:space="preserve">. Sentiment and market series were aligned to a shared trading-day index; missing values were forward-filled where necessary and then stabilized for modeling. The engineered matrix includes sentiment level and polarity fields </w:delText>
        </w:r>
        <w:r w:rsidR="007F1923" w:rsidRPr="783F2D85" w:rsidDel="00BD2BA8">
          <w:rPr>
            <w:rFonts w:ascii="Times New Roman" w:hAnsi="Times New Roman" w:cs="Times New Roman"/>
            <w:sz w:val="18"/>
            <w:szCs w:val="18"/>
          </w:rPr>
          <w:delText>(`</w:delText>
        </w:r>
        <w:r w:rsidR="007F1923" w:rsidRPr="783F2D85" w:rsidDel="00BD2BA8">
          <w:rPr>
            <w:rFonts w:ascii="Consolas" w:hAnsi="Consolas" w:cs="Consolas"/>
            <w:sz w:val="18"/>
            <w:szCs w:val="18"/>
          </w:rPr>
          <w:delText>compound</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positive</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negative</w:delText>
        </w:r>
        <w:r w:rsidR="007F1923" w:rsidRPr="783F2D85" w:rsidDel="00BD2BA8">
          <w:rPr>
            <w:rFonts w:ascii="Times New Roman" w:hAnsi="Times New Roman" w:cs="Times New Roman"/>
            <w:sz w:val="18"/>
            <w:szCs w:val="18"/>
          </w:rPr>
          <w:delText>`),</w:delText>
        </w:r>
        <w:r w:rsidR="007F1923" w:rsidRPr="783F2D85" w:rsidDel="00BD2BA8">
          <w:rPr>
            <w:rFonts w:ascii="Times New Roman" w:hAnsi="Times New Roman" w:cs="Times New Roman"/>
            <w:sz w:val="20"/>
            <w:szCs w:val="20"/>
          </w:rPr>
          <w:delText xml:space="preserve"> dispersion/divergence fields </w:delText>
        </w:r>
        <w:r w:rsidR="007F1923" w:rsidRPr="783F2D85" w:rsidDel="00BD2BA8">
          <w:rPr>
            <w:rFonts w:ascii="Times New Roman" w:hAnsi="Times New Roman" w:cs="Times New Roman"/>
            <w:sz w:val="18"/>
            <w:szCs w:val="18"/>
          </w:rPr>
          <w:delText>(`</w:delText>
        </w:r>
        <w:r w:rsidR="007F1923" w:rsidRPr="783F2D85" w:rsidDel="00BD2BA8">
          <w:rPr>
            <w:rFonts w:ascii="Consolas" w:hAnsi="Consolas" w:cs="Consolas"/>
            <w:sz w:val="18"/>
            <w:szCs w:val="18"/>
          </w:rPr>
          <w:delText>cross_asset_std</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sent_dispersion</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max_divergence</w:delText>
        </w:r>
        <w:r w:rsidR="007F1923" w:rsidRPr="783F2D85" w:rsidDel="00BD2BA8">
          <w:rPr>
            <w:rFonts w:ascii="Times New Roman" w:hAnsi="Times New Roman" w:cs="Times New Roman"/>
            <w:sz w:val="18"/>
            <w:szCs w:val="18"/>
          </w:rPr>
          <w:delText>`),</w:delText>
        </w:r>
        <w:r w:rsidR="007F1923" w:rsidRPr="783F2D85" w:rsidDel="00BD2BA8">
          <w:rPr>
            <w:rFonts w:ascii="Times New Roman" w:hAnsi="Times New Roman" w:cs="Times New Roman"/>
            <w:sz w:val="20"/>
            <w:szCs w:val="20"/>
          </w:rPr>
          <w:delText xml:space="preserve"> market-risk fields </w:delText>
        </w:r>
        <w:r w:rsidR="007F1923" w:rsidRPr="783F2D85" w:rsidDel="00BD2BA8">
          <w:rPr>
            <w:rFonts w:ascii="Times New Roman" w:hAnsi="Times New Roman" w:cs="Times New Roman"/>
            <w:sz w:val="18"/>
            <w:szCs w:val="18"/>
          </w:rPr>
          <w:delText>(`</w:delText>
        </w:r>
        <w:r w:rsidR="007F1923" w:rsidRPr="783F2D85" w:rsidDel="00BD2BA8">
          <w:rPr>
            <w:rFonts w:ascii="Consolas" w:hAnsi="Consolas" w:cs="Consolas"/>
            <w:sz w:val="18"/>
            <w:szCs w:val="18"/>
          </w:rPr>
          <w:delText>returns</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realized_vol</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vix</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vix_change</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ciss</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ciss_change</w:delText>
        </w:r>
        <w:r w:rsidR="007F1923" w:rsidRPr="783F2D85" w:rsidDel="00BD2BA8">
          <w:rPr>
            <w:rFonts w:ascii="Times New Roman" w:hAnsi="Times New Roman" w:cs="Times New Roman"/>
            <w:sz w:val="18"/>
            <w:szCs w:val="18"/>
          </w:rPr>
          <w:delText>`),</w:delText>
        </w:r>
        <w:r w:rsidR="007F1923" w:rsidRPr="783F2D85" w:rsidDel="00BD2BA8">
          <w:rPr>
            <w:rFonts w:ascii="Times New Roman" w:hAnsi="Times New Roman" w:cs="Times New Roman"/>
            <w:sz w:val="20"/>
            <w:szCs w:val="20"/>
          </w:rPr>
          <w:delText xml:space="preserve"> and temporal sentiment dynamics </w:delText>
        </w:r>
        <w:r w:rsidR="007F1923" w:rsidRPr="783F2D85" w:rsidDel="00BD2BA8">
          <w:rPr>
            <w:rFonts w:ascii="Times New Roman" w:hAnsi="Times New Roman" w:cs="Times New Roman"/>
            <w:sz w:val="18"/>
            <w:szCs w:val="18"/>
          </w:rPr>
          <w:delText>(`</w:delText>
        </w:r>
        <w:r w:rsidR="007F1923" w:rsidRPr="783F2D85" w:rsidDel="00BD2BA8">
          <w:rPr>
            <w:rFonts w:ascii="Consolas" w:hAnsi="Consolas" w:cs="Consolas"/>
            <w:sz w:val="18"/>
            <w:szCs w:val="18"/>
          </w:rPr>
          <w:delText>sent_momentum</w:delText>
        </w:r>
        <w:r w:rsidR="007F1923" w:rsidRPr="783F2D85" w:rsidDel="00BD2BA8">
          <w:rPr>
            <w:rFonts w:ascii="Times New Roman" w:hAnsi="Times New Roman" w:cs="Times New Roman"/>
            <w:sz w:val="18"/>
            <w:szCs w:val="18"/>
          </w:rPr>
          <w:delText>`, `</w:delText>
        </w:r>
        <w:r w:rsidR="007F1923" w:rsidRPr="783F2D85" w:rsidDel="00BD2BA8">
          <w:rPr>
            <w:rFonts w:ascii="Consolas" w:hAnsi="Consolas" w:cs="Consolas"/>
            <w:sz w:val="18"/>
            <w:szCs w:val="18"/>
          </w:rPr>
          <w:delText>sent_acceleration</w:delText>
        </w:r>
        <w:r w:rsidR="007F1923" w:rsidRPr="783F2D85" w:rsidDel="00BD2BA8">
          <w:rPr>
            <w:rFonts w:ascii="Times New Roman" w:hAnsi="Times New Roman" w:cs="Times New Roman"/>
            <w:sz w:val="18"/>
            <w:szCs w:val="18"/>
          </w:rPr>
          <w:delText>`).</w:delText>
        </w:r>
      </w:del>
    </w:p>
    <w:p w14:paraId="1465889A" w14:textId="0AE3A7A1"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Let </w:t>
      </w:r>
      <m:oMath>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c,t</m:t>
            </m:r>
          </m:sub>
        </m:sSub>
      </m:oMath>
      <w:r w:rsidRPr="783F2D85">
        <w:rPr>
          <w:rFonts w:ascii="Times New Roman" w:hAnsi="Times New Roman" w:cs="Times New Roman"/>
          <w:sz w:val="20"/>
          <w:szCs w:val="20"/>
        </w:rPr>
        <w:t xml:space="preserve"> denote the daily sentiment level for asset class </w:t>
      </w:r>
      <m:oMath>
        <m:r>
          <w:rPr>
            <w:rFonts w:ascii="Cambria Math" w:hAnsi="Cambria Math" w:cs="Times New Roman"/>
            <w:sz w:val="20"/>
            <w:szCs w:val="20"/>
          </w:rPr>
          <m:t xml:space="preserve">c </m:t>
        </m:r>
        <m:r>
          <m:rPr>
            <m:sty m:val="p"/>
          </m:rPr>
          <w:rPr>
            <w:rFonts w:ascii="Cambria Math" w:hAnsi="Cambria Math" w:cs="Times New Roman"/>
            <w:sz w:val="20"/>
            <w:szCs w:val="20"/>
          </w:rPr>
          <m:t>∈</m:t>
        </m:r>
        <m:r>
          <m:rPr>
            <m:lit/>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,C</m:t>
        </m:r>
        <m:r>
          <m:rPr>
            <m:lit/>
          </m:rPr>
          <w:rPr>
            <w:rFonts w:ascii="Cambria Math" w:hAnsi="Cambria Math" w:cs="Times New Roman"/>
            <w:sz w:val="20"/>
            <w:szCs w:val="20"/>
          </w:rPr>
          <m:t>}</m:t>
        </m:r>
      </m:oMath>
      <w:r w:rsidRPr="783F2D85">
        <w:rPr>
          <w:rFonts w:ascii="Times New Roman" w:hAnsi="Times New Roman" w:cs="Times New Roman"/>
          <w:sz w:val="20"/>
          <w:szCs w:val="20"/>
        </w:rPr>
        <w:t xml:space="preserve"> on day </w:t>
      </w:r>
      <m:oMath>
        <m:r>
          <w:rPr>
            <w:rFonts w:ascii="Cambria Math" w:hAnsi="Cambria Math" w:cs="Times New Roman"/>
            <w:sz w:val="20"/>
            <w:szCs w:val="20"/>
          </w:rPr>
          <m:t>t</m:t>
        </m:r>
      </m:oMath>
      <w:r w:rsidRPr="783F2D85">
        <w:rPr>
          <w:rFonts w:ascii="Times New Roman" w:hAnsi="Times New Roman" w:cs="Times New Roman"/>
          <w:sz w:val="20"/>
          <w:szCs w:val="20"/>
        </w:rPr>
        <w:t>. The aggregate sentiment signal and principal divergence feature are:</w:t>
      </w:r>
    </w:p>
    <w:bookmarkStart w:id="711" w:name="OLE_LINK4"/>
    <w:bookmarkStart w:id="712" w:name="OLE_LINK1"/>
    <w:p w14:paraId="682B76AC" w14:textId="64F76112" w:rsidR="007F1923" w:rsidRPr="00896D2E" w:rsidRDefault="00327F7B">
      <w:pPr>
        <w:spacing w:after="278"/>
        <w:jc w:val="both"/>
        <w:rPr>
          <w:rFonts w:ascii="Times New Roman" w:hAnsi="Times New Roman" w:cs="Times New Roman"/>
          <w:sz w:val="20"/>
          <w:szCs w:val="20"/>
        </w:rPr>
        <w:pPrChange w:id="713" w:author="Cheun-Jensen, Jacquie" w:date="2026-02-17T17:07:00Z">
          <w:pPr>
            <w:spacing w:after="278"/>
            <w:jc w:val="center"/>
          </w:pPr>
        </w:pPrChange>
      </w:pPr>
      <m:oMathPara>
        <m:oMath>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m:t>
                  </m:r>
                </m:sub>
              </m:sSub>
            </m:e>
          </m:acc>
          <m:r>
            <w:rPr>
              <w:rFonts w:ascii="Cambria Math" w:hAnsi="Cambria Math" w:cs="Times New Roman"/>
              <w:sz w:val="20"/>
              <w:szCs w:val="20"/>
            </w:rPr>
            <m:t>=</m:t>
          </m:r>
          <m:f>
            <m:fPr>
              <m:ctrlPr>
                <w:rPr>
                  <w:rFonts w:ascii="Cambria Math" w:hAnsi="Cambria Math" w:cs="Times New Roman"/>
                  <w:bCs/>
                  <w:sz w:val="20"/>
                  <w:szCs w:val="20"/>
                </w:rPr>
              </m:ctrlPr>
            </m:fPr>
            <m:num>
              <m:r>
                <w:rPr>
                  <w:rFonts w:ascii="Cambria Math" w:hAnsi="Cambria Math" w:cs="Times New Roman"/>
                  <w:sz w:val="20"/>
                  <w:szCs w:val="20"/>
                </w:rPr>
                <m:t>1</m:t>
              </m:r>
              <m:ctrlPr>
                <w:rPr>
                  <w:rFonts w:ascii="Cambria Math" w:hAnsi="Cambria Math" w:cs="Times New Roman"/>
                  <w:bCs/>
                  <w:i/>
                  <w:sz w:val="20"/>
                  <w:szCs w:val="20"/>
                </w:rPr>
              </m:ctrlPr>
            </m:num>
            <m:den>
              <m:r>
                <w:rPr>
                  <w:rFonts w:ascii="Cambria Math" w:hAnsi="Cambria Math" w:cs="Times New Roman"/>
                  <w:sz w:val="20"/>
                  <w:szCs w:val="20"/>
                </w:rPr>
                <m:t>C</m:t>
              </m:r>
              <m:ctrlPr>
                <w:rPr>
                  <w:rFonts w:ascii="Cambria Math" w:hAnsi="Cambria Math" w:cs="Times New Roman"/>
                  <w:bCs/>
                  <w:i/>
                  <w:sz w:val="20"/>
                  <w:szCs w:val="20"/>
                </w:rPr>
              </m:ctrlPr>
            </m:den>
          </m:f>
          <m:nary>
            <m:naryPr>
              <m:chr m:val="∑"/>
              <m:ctrlPr>
                <w:rPr>
                  <w:rFonts w:ascii="Cambria Math" w:hAnsi="Cambria Math" w:cs="Times New Roman"/>
                  <w:bCs/>
                  <w:sz w:val="20"/>
                  <w:szCs w:val="20"/>
                </w:rPr>
              </m:ctrlPr>
            </m:naryPr>
            <m:sub>
              <m:r>
                <w:rPr>
                  <w:rFonts w:ascii="Cambria Math" w:hAnsi="Cambria Math" w:cs="Times New Roman"/>
                  <w:sz w:val="20"/>
                  <w:szCs w:val="20"/>
                </w:rPr>
                <m:t>c=1</m:t>
              </m:r>
              <m:ctrlPr>
                <w:rPr>
                  <w:rFonts w:ascii="Cambria Math" w:hAnsi="Cambria Math" w:cs="Times New Roman"/>
                  <w:bCs/>
                  <w:i/>
                  <w:sz w:val="20"/>
                  <w:szCs w:val="20"/>
                </w:rPr>
              </m:ctrlPr>
            </m:sub>
            <m:sup>
              <m:r>
                <w:rPr>
                  <w:rFonts w:ascii="Cambria Math" w:hAnsi="Cambria Math" w:cs="Times New Roman"/>
                  <w:sz w:val="20"/>
                  <w:szCs w:val="20"/>
                </w:rPr>
                <m:t>C</m:t>
              </m:r>
              <m:ctrlPr>
                <w:rPr>
                  <w:rFonts w:ascii="Cambria Math" w:hAnsi="Cambria Math" w:cs="Times New Roman"/>
                  <w:bCs/>
                  <w:i/>
                  <w:sz w:val="20"/>
                  <w:szCs w:val="20"/>
                </w:rPr>
              </m:ctrlPr>
            </m:sup>
            <m:e>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c,t</m:t>
                  </m:r>
                </m:sub>
              </m:sSub>
              <m:ctrlPr>
                <w:rPr>
                  <w:rFonts w:ascii="Cambria Math" w:hAnsi="Cambria Math" w:cs="Times New Roman"/>
                  <w:bCs/>
                  <w:i/>
                  <w:sz w:val="20"/>
                  <w:szCs w:val="20"/>
                </w:rPr>
              </m:ctrlPr>
            </m:e>
          </m:nary>
          <m:r>
            <w:rPr>
              <w:rFonts w:ascii="Cambria Math" w:hAnsi="Cambria Math" w:cs="Times New Roman"/>
              <w:sz w:val="20"/>
              <w:szCs w:val="20"/>
            </w:rPr>
            <m:t>,</m:t>
          </m:r>
          <m:r>
            <m:rPr>
              <m:sty m:val="p"/>
            </m:rPr>
            <w:rPr>
              <w:rFonts w:ascii="Cambria Math" w:hAnsi="Cambria Math" w:cs="Times New Roman"/>
              <w:sz w:val="20"/>
              <w:szCs w:val="20"/>
            </w:rPr>
            <m:t>  </m:t>
          </m:r>
          <m:sSub>
            <m:sSubPr>
              <m:ctrlPr>
                <w:rPr>
                  <w:rFonts w:ascii="Cambria Math" w:hAnsi="Cambria Math" w:cs="Times New Roman"/>
                  <w:bCs/>
                  <w:i/>
                  <w:sz w:val="20"/>
                  <w:szCs w:val="20"/>
                </w:rPr>
              </m:ctrlPr>
            </m:sSubPr>
            <m:e>
              <m:r>
                <w:rPr>
                  <w:rFonts w:ascii="Cambria Math" w:hAnsi="Cambria Math" w:cs="Times New Roman"/>
                  <w:sz w:val="20"/>
                  <w:szCs w:val="20"/>
                </w:rPr>
                <m:t>D</m:t>
              </m:r>
              <m:ctrlPr>
                <w:rPr>
                  <w:rFonts w:ascii="Cambria Math" w:hAnsi="Cambria Math" w:cs="Times New Roman"/>
                  <w:bCs/>
                  <w:sz w:val="20"/>
                  <w:szCs w:val="20"/>
                </w:rPr>
              </m:ctrlPr>
            </m:e>
            <m:sub>
              <m:r>
                <w:rPr>
                  <w:rFonts w:ascii="Cambria Math" w:hAnsi="Cambria Math" w:cs="Times New Roman"/>
                  <w:sz w:val="20"/>
                  <w:szCs w:val="20"/>
                </w:rPr>
                <m:t>t</m:t>
              </m:r>
            </m:sub>
          </m:sSub>
          <m:r>
            <w:rPr>
              <w:rFonts w:ascii="Cambria Math" w:hAnsi="Cambria Math" w:cs="Times New Roman"/>
              <w:sz w:val="20"/>
              <w:szCs w:val="20"/>
            </w:rPr>
            <m:t>=</m:t>
          </m:r>
          <m:func>
            <m:funcPr>
              <m:ctrlPr>
                <w:rPr>
                  <w:rFonts w:ascii="Cambria Math" w:hAnsi="Cambria Math" w:cs="Times New Roman"/>
                  <w:bCs/>
                  <w:sz w:val="20"/>
                  <w:szCs w:val="20"/>
                </w:rPr>
              </m:ctrlPr>
            </m:funcPr>
            <m:fName>
              <m:limLow>
                <m:limLowPr>
                  <m:ctrlPr>
                    <w:rPr>
                      <w:rFonts w:ascii="Cambria Math" w:hAnsi="Cambria Math" w:cs="Times New Roman"/>
                      <w:bCs/>
                      <w:i/>
                      <w:sz w:val="20"/>
                      <w:szCs w:val="20"/>
                    </w:rPr>
                  </m:ctrlPr>
                </m:limLowPr>
                <m:e>
                  <m:r>
                    <m:rPr>
                      <m:sty m:val="p"/>
                    </m:rPr>
                    <w:rPr>
                      <w:rFonts w:ascii="Cambria Math" w:hAnsi="Cambria Math" w:cs="Times New Roman"/>
                      <w:sz w:val="20"/>
                      <w:szCs w:val="20"/>
                    </w:rPr>
                    <m:t>max</m:t>
                  </m:r>
                </m:e>
                <m:lim>
                  <m:r>
                    <w:rPr>
                      <w:rFonts w:ascii="Cambria Math" w:hAnsi="Cambria Math" w:cs="Times New Roman"/>
                      <w:sz w:val="20"/>
                      <w:szCs w:val="20"/>
                    </w:rPr>
                    <m:t>c</m:t>
                  </m:r>
                  <m:ctrlPr>
                    <w:rPr>
                      <w:rFonts w:ascii="Cambria Math" w:hAnsi="Cambria Math" w:cs="Times New Roman"/>
                      <w:bCs/>
                      <w:sz w:val="20"/>
                      <w:szCs w:val="20"/>
                    </w:rPr>
                  </m:ctrlPr>
                </m:lim>
              </m:limLow>
              <m:ctrlPr>
                <w:rPr>
                  <w:rFonts w:ascii="Cambria Math" w:hAnsi="Cambria Math" w:cs="Times New Roman"/>
                  <w:bCs/>
                  <w:i/>
                  <w:sz w:val="20"/>
                  <w:szCs w:val="20"/>
                </w:rPr>
              </m:ctrlPr>
            </m:fName>
            <m:e>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c,t</m:t>
                  </m:r>
                </m:sub>
              </m:sSub>
              <m:ctrlPr>
                <w:rPr>
                  <w:rFonts w:ascii="Cambria Math" w:hAnsi="Cambria Math" w:cs="Times New Roman"/>
                  <w:bCs/>
                  <w:i/>
                  <w:sz w:val="20"/>
                  <w:szCs w:val="20"/>
                </w:rPr>
              </m:ctrlPr>
            </m:e>
          </m:func>
          <m:r>
            <w:rPr>
              <w:rFonts w:ascii="Cambria Math" w:hAnsi="Cambria Math" w:cs="Times New Roman"/>
              <w:sz w:val="20"/>
              <w:szCs w:val="20"/>
            </w:rPr>
            <m:t>-</m:t>
          </m:r>
          <m:func>
            <m:funcPr>
              <m:ctrlPr>
                <w:rPr>
                  <w:rFonts w:ascii="Cambria Math" w:hAnsi="Cambria Math" w:cs="Times New Roman"/>
                  <w:bCs/>
                  <w:sz w:val="20"/>
                  <w:szCs w:val="20"/>
                </w:rPr>
              </m:ctrlPr>
            </m:funcPr>
            <m:fName>
              <m:limLow>
                <m:limLowPr>
                  <m:ctrlPr>
                    <w:rPr>
                      <w:rFonts w:ascii="Cambria Math" w:hAnsi="Cambria Math" w:cs="Times New Roman"/>
                      <w:bCs/>
                      <w:i/>
                      <w:sz w:val="20"/>
                      <w:szCs w:val="20"/>
                    </w:rPr>
                  </m:ctrlPr>
                </m:limLowPr>
                <m:e>
                  <m:r>
                    <m:rPr>
                      <m:sty m:val="p"/>
                    </m:rPr>
                    <w:rPr>
                      <w:rFonts w:ascii="Cambria Math" w:hAnsi="Cambria Math" w:cs="Times New Roman"/>
                      <w:sz w:val="20"/>
                      <w:szCs w:val="20"/>
                    </w:rPr>
                    <m:t>min</m:t>
                  </m:r>
                </m:e>
                <m:lim>
                  <m:r>
                    <w:rPr>
                      <w:rFonts w:ascii="Cambria Math" w:hAnsi="Cambria Math" w:cs="Times New Roman"/>
                      <w:sz w:val="20"/>
                      <w:szCs w:val="20"/>
                    </w:rPr>
                    <m:t>c</m:t>
                  </m:r>
                  <m:ctrlPr>
                    <w:rPr>
                      <w:rFonts w:ascii="Cambria Math" w:hAnsi="Cambria Math" w:cs="Times New Roman"/>
                      <w:bCs/>
                      <w:sz w:val="20"/>
                      <w:szCs w:val="20"/>
                    </w:rPr>
                  </m:ctrlPr>
                </m:lim>
              </m:limLow>
              <m:ctrlPr>
                <w:rPr>
                  <w:rFonts w:ascii="Cambria Math" w:hAnsi="Cambria Math" w:cs="Times New Roman"/>
                  <w:bCs/>
                  <w:i/>
                  <w:sz w:val="20"/>
                  <w:szCs w:val="20"/>
                </w:rPr>
              </m:ctrlPr>
            </m:fName>
            <m:e>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c,t</m:t>
                  </m:r>
                </m:sub>
              </m:sSub>
              <m:ctrlPr>
                <w:rPr>
                  <w:rFonts w:ascii="Cambria Math" w:hAnsi="Cambria Math" w:cs="Times New Roman"/>
                  <w:bCs/>
                  <w:i/>
                  <w:sz w:val="20"/>
                  <w:szCs w:val="20"/>
                </w:rPr>
              </m:ctrlPr>
            </m:e>
          </m:func>
        </m:oMath>
      </m:oMathPara>
    </w:p>
    <w:bookmarkEnd w:id="711"/>
    <w:bookmarkEnd w:id="712"/>
    <w:p w14:paraId="12E2A004" w14:textId="23EBDF08"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Temporal dynamics are represented as first- and second-difference operators:</w:t>
      </w:r>
    </w:p>
    <w:p w14:paraId="5D209D77" w14:textId="79A48C42" w:rsidR="007F1923" w:rsidRPr="00896D2E" w:rsidRDefault="008E1A21">
      <w:pPr>
        <w:spacing w:after="278"/>
        <w:jc w:val="both"/>
        <w:rPr>
          <w:rFonts w:ascii="Times New Roman" w:hAnsi="Times New Roman" w:cs="Times New Roman"/>
          <w:sz w:val="20"/>
          <w:szCs w:val="20"/>
        </w:rPr>
        <w:pPrChange w:id="714" w:author="Cheun-Jensen, Jacquie" w:date="2026-02-17T17:07:00Z">
          <w:pPr>
            <w:spacing w:after="278"/>
            <w:jc w:val="center"/>
          </w:pPr>
        </w:pPrChange>
      </w:pPr>
      <w:bookmarkStart w:id="715" w:name="OLE_LINK5"/>
      <m:oMathPara>
        <m:oMath>
          <m:r>
            <m:rPr>
              <m:sty m:val="p"/>
            </m:rPr>
            <w:rPr>
              <w:rFonts w:ascii="Cambria Math" w:hAnsi="Cambria Math" w:cs="Times New Roman"/>
              <w:sz w:val="20"/>
              <w:szCs w:val="20"/>
            </w:rPr>
            <m:t>Δ</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m:t>
                  </m:r>
                </m:sub>
              </m:sSub>
            </m:e>
          </m:acc>
          <m:r>
            <w:rPr>
              <w:rFonts w:ascii="Cambria Math" w:hAnsi="Cambria Math" w:cs="Times New Roman"/>
              <w:sz w:val="20"/>
              <w:szCs w:val="20"/>
            </w:rPr>
            <m:t>=</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m:t>
                  </m:r>
                </m:sub>
              </m:sSub>
            </m:e>
          </m:acc>
          <m:r>
            <w:rPr>
              <w:rFonts w:ascii="Cambria Math" w:hAnsi="Cambria Math" w:cs="Times New Roman"/>
              <w:sz w:val="20"/>
              <w:szCs w:val="20"/>
            </w:rPr>
            <m:t>-</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t-1</m:t>
                  </m:r>
                </m:sub>
              </m:sSub>
            </m:e>
          </m:acc>
          <m:r>
            <w:rPr>
              <w:rFonts w:ascii="Cambria Math" w:hAnsi="Cambria Math" w:cs="Times New Roman"/>
              <w:sz w:val="20"/>
              <w:szCs w:val="20"/>
            </w:rPr>
            <m:t>,</m:t>
          </m:r>
          <m:r>
            <m:rPr>
              <m:sty m:val="p"/>
            </m:rPr>
            <w:rPr>
              <w:rFonts w:ascii="Cambria Math" w:hAnsi="Cambria Math" w:cs="Times New Roman"/>
              <w:sz w:val="20"/>
              <w:szCs w:val="20"/>
            </w:rPr>
            <m:t>  </m:t>
          </m:r>
          <m:sSup>
            <m:sSupPr>
              <m:ctrlPr>
                <w:rPr>
                  <w:rFonts w:ascii="Cambria Math" w:hAnsi="Cambria Math" w:cs="Times New Roman"/>
                  <w:bCs/>
                  <w:i/>
                  <w:sz w:val="20"/>
                  <w:szCs w:val="20"/>
                </w:rPr>
              </m:ctrlPr>
            </m:sSupPr>
            <m:e>
              <m:r>
                <m:rPr>
                  <m:sty m:val="p"/>
                </m:rPr>
                <w:rPr>
                  <w:rFonts w:ascii="Cambria Math" w:hAnsi="Cambria Math" w:cs="Times New Roman"/>
                  <w:sz w:val="20"/>
                  <w:szCs w:val="20"/>
                </w:rPr>
                <m:t>Δ</m:t>
              </m:r>
              <m:ctrlPr>
                <w:rPr>
                  <w:rFonts w:ascii="Cambria Math" w:hAnsi="Cambria Math" w:cs="Times New Roman"/>
                  <w:bCs/>
                  <w:sz w:val="20"/>
                  <w:szCs w:val="20"/>
                </w:rPr>
              </m:ctrlPr>
            </m:e>
            <m:sup>
              <m:r>
                <w:rPr>
                  <w:rFonts w:ascii="Cambria Math" w:hAnsi="Cambria Math" w:cs="Times New Roman"/>
                  <w:sz w:val="20"/>
                  <w:szCs w:val="20"/>
                </w:rPr>
                <m:t>2</m:t>
              </m:r>
            </m:sup>
          </m:sSup>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m:t>
                  </m:r>
                </m:sub>
              </m:sSub>
            </m:e>
          </m:acc>
          <m:r>
            <w:rPr>
              <w:rFonts w:ascii="Cambria Math" w:hAnsi="Cambria Math" w:cs="Times New Roman"/>
              <w:sz w:val="20"/>
              <w:szCs w:val="20"/>
            </w:rPr>
            <m:t>=</m:t>
          </m:r>
          <m:r>
            <m:rPr>
              <m:sty m:val="p"/>
            </m:rPr>
            <w:rPr>
              <w:rFonts w:ascii="Cambria Math" w:hAnsi="Cambria Math" w:cs="Times New Roman"/>
              <w:sz w:val="20"/>
              <w:szCs w:val="20"/>
            </w:rPr>
            <m:t>Δ</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m:t>
                  </m:r>
                </m:sub>
              </m:sSub>
            </m:e>
          </m:acc>
          <m:r>
            <w:rPr>
              <w:rFonts w:ascii="Cambria Math" w:hAnsi="Cambria Math" w:cs="Times New Roman"/>
              <w:sz w:val="20"/>
              <w:szCs w:val="20"/>
            </w:rPr>
            <m:t>-</m:t>
          </m:r>
          <m:r>
            <m:rPr>
              <m:sty m:val="p"/>
            </m:rPr>
            <w:rPr>
              <w:rFonts w:ascii="Cambria Math" w:hAnsi="Cambria Math" w:cs="Times New Roman"/>
              <w:sz w:val="20"/>
              <w:szCs w:val="20"/>
            </w:rPr>
            <m:t>Δ</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t-1</m:t>
                  </m:r>
                </m:sub>
              </m:sSub>
            </m:e>
          </m:acc>
        </m:oMath>
      </m:oMathPara>
    </w:p>
    <w:bookmarkEnd w:id="715"/>
    <w:p w14:paraId="5DAFA2CA" w14:textId="6BF06715"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lastRenderedPageBreak/>
        <w:t>which correspond to the implemented momentum and acceleration fields.</w:t>
      </w:r>
    </w:p>
    <w:p w14:paraId="7988FDFA" w14:textId="1521ED26" w:rsidR="007F1923" w:rsidDel="00BD2BA8" w:rsidRDefault="00BD2BA8" w:rsidP="007748AA">
      <w:pPr>
        <w:spacing w:after="278"/>
        <w:rPr>
          <w:del w:id="716" w:author="Jonathan Rocha" w:date="2026-03-02T12:08:00Z" w16du:dateUtc="2026-03-02T18:08:00Z"/>
          <w:rFonts w:ascii="Times New Roman" w:hAnsi="Times New Roman" w:cs="Times New Roman"/>
          <w:sz w:val="20"/>
          <w:szCs w:val="20"/>
        </w:rPr>
      </w:pPr>
      <w:ins w:id="717" w:author="Jonathan Rocha" w:date="2026-03-02T12:08:00Z">
        <w:r w:rsidRPr="00BD2BA8">
          <w:rPr>
            <w:rFonts w:ascii="Times New Roman" w:hAnsi="Times New Roman" w:cs="Times New Roman"/>
            <w:sz w:val="20"/>
            <w:szCs w:val="20"/>
          </w:rPr>
          <w:t xml:space="preserve">For connectedness, two modes are evaluated: a proxy baseline and an upgraded </w:t>
        </w:r>
        <w:r w:rsidRPr="00BD2BA8">
          <w:rPr>
            <w:rFonts w:ascii="Consolas" w:hAnsi="Consolas" w:cs="Consolas"/>
            <w:sz w:val="18"/>
            <w:szCs w:val="18"/>
            <w:rPrChange w:id="718" w:author="Jonathan Rocha" w:date="2026-03-02T12:08:00Z" w16du:dateUtc="2026-03-02T18:08:00Z">
              <w:rPr>
                <w:rFonts w:ascii="Times New Roman" w:hAnsi="Times New Roman" w:cs="Times New Roman"/>
                <w:sz w:val="20"/>
                <w:szCs w:val="20"/>
              </w:rPr>
            </w:rPrChange>
          </w:rPr>
          <w:t>full_granger_te</w:t>
        </w:r>
        <w:r w:rsidRPr="00BD2BA8">
          <w:rPr>
            <w:rFonts w:ascii="Times New Roman" w:hAnsi="Times New Roman" w:cs="Times New Roman"/>
            <w:sz w:val="18"/>
            <w:szCs w:val="18"/>
            <w:rPrChange w:id="719" w:author="Jonathan Rocha" w:date="2026-03-02T12:08:00Z" w16du:dateUtc="2026-03-02T18:08:00Z">
              <w:rPr>
                <w:rFonts w:ascii="Times New Roman" w:hAnsi="Times New Roman" w:cs="Times New Roman"/>
                <w:sz w:val="20"/>
                <w:szCs w:val="20"/>
              </w:rPr>
            </w:rPrChange>
          </w:rPr>
          <w:t xml:space="preserve"> </w:t>
        </w:r>
        <w:r w:rsidRPr="00BD2BA8">
          <w:rPr>
            <w:rFonts w:ascii="Times New Roman" w:hAnsi="Times New Roman" w:cs="Times New Roman"/>
            <w:sz w:val="20"/>
            <w:szCs w:val="20"/>
          </w:rPr>
          <w:t>mode computing rolling Granger/transfer-entropy diagnostics. This follows the nonlinear spillover literature, which shows that entropy-style connectedness features capture cross-market transmission that is missed by simpler linear formulations (Caferra, 2022).</w:t>
        </w:r>
      </w:ins>
      <w:del w:id="720" w:author="Jonathan Rocha" w:date="2026-03-02T12:08:00Z" w16du:dateUtc="2026-03-02T18:08:00Z">
        <w:r w:rsidR="007F1923" w:rsidRPr="783F2D85" w:rsidDel="00BD2BA8">
          <w:rPr>
            <w:rFonts w:ascii="Times New Roman" w:hAnsi="Times New Roman" w:cs="Times New Roman"/>
            <w:sz w:val="20"/>
            <w:szCs w:val="20"/>
          </w:rPr>
          <w:delText xml:space="preserve">For connectedness and spillover behavior, the validation framework uses two feature modes. The baseline mode uses proxy-connectedness features, while the upgraded mode </w:delText>
        </w:r>
        <w:r w:rsidR="007F1923" w:rsidRPr="783F2D85" w:rsidDel="00BD2BA8">
          <w:rPr>
            <w:rFonts w:ascii="Consolas" w:hAnsi="Consolas" w:cs="Consolas"/>
            <w:sz w:val="18"/>
            <w:szCs w:val="18"/>
          </w:rPr>
          <w:delText>full_granger_te</w:delText>
        </w:r>
        <w:r w:rsidR="007F1923" w:rsidRPr="783F2D85" w:rsidDel="00BD2BA8">
          <w:rPr>
            <w:rFonts w:ascii="Times New Roman" w:hAnsi="Times New Roman" w:cs="Times New Roman"/>
            <w:sz w:val="20"/>
            <w:szCs w:val="20"/>
          </w:rPr>
          <w:delText xml:space="preserve"> computes rolling Granger- and transfer-entropy-based network features</w:delText>
        </w:r>
        <w:r w:rsidR="008E1A21" w:rsidRPr="783F2D85" w:rsidDel="00BD2BA8">
          <w:rPr>
            <w:rFonts w:ascii="Times New Roman" w:hAnsi="Times New Roman" w:cs="Times New Roman"/>
            <w:sz w:val="20"/>
            <w:szCs w:val="20"/>
          </w:rPr>
          <w:delText>,</w:delText>
        </w:r>
        <w:r w:rsidR="007F1923" w:rsidRPr="783F2D85" w:rsidDel="00BD2BA8">
          <w:rPr>
            <w:rFonts w:ascii="Times New Roman" w:hAnsi="Times New Roman" w:cs="Times New Roman"/>
            <w:sz w:val="20"/>
            <w:szCs w:val="20"/>
          </w:rPr>
          <w:delText xml:space="preserve"> a</w:delText>
        </w:r>
        <w:r w:rsidR="008E1A21" w:rsidRPr="783F2D85" w:rsidDel="00BD2BA8">
          <w:rPr>
            <w:rFonts w:ascii="Times New Roman" w:hAnsi="Times New Roman" w:cs="Times New Roman"/>
            <w:sz w:val="20"/>
            <w:szCs w:val="20"/>
          </w:rPr>
          <w:delText>s well as</w:delText>
        </w:r>
        <w:r w:rsidR="007F1923" w:rsidRPr="783F2D85" w:rsidDel="00BD2BA8">
          <w:rPr>
            <w:rFonts w:ascii="Times New Roman" w:hAnsi="Times New Roman" w:cs="Times New Roman"/>
            <w:sz w:val="20"/>
            <w:szCs w:val="20"/>
          </w:rPr>
          <w:delText xml:space="preserve"> total connectedness diagnostics. This dual-mode design underpins the methodology A/B comparison in Section 5.</w:delText>
        </w:r>
      </w:del>
    </w:p>
    <w:p w14:paraId="409F1EAC" w14:textId="77777777" w:rsidR="00BD2BA8" w:rsidRPr="00896D2E" w:rsidRDefault="00BD2BA8" w:rsidP="007748AA">
      <w:pPr>
        <w:spacing w:after="278"/>
        <w:rPr>
          <w:ins w:id="721" w:author="Jonathan Rocha" w:date="2026-03-02T12:08:00Z" w16du:dateUtc="2026-03-02T18:08:00Z"/>
          <w:rFonts w:ascii="Times New Roman" w:hAnsi="Times New Roman" w:cs="Times New Roman"/>
          <w:sz w:val="20"/>
          <w:szCs w:val="20"/>
        </w:rPr>
      </w:pPr>
    </w:p>
    <w:p w14:paraId="4BACA034" w14:textId="2C31F2BB"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3.3 Two-Layer Regime Modeling</w:t>
      </w:r>
    </w:p>
    <w:p w14:paraId="3EEC28A2" w14:textId="7CB5F7D7"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The implemented model is a two-layer pipeline. Layer 1 estimates conditional volatility features using a fitted GARCH(1,1) model with the </w:t>
      </w:r>
      <w:r w:rsidRPr="783F2D85">
        <w:rPr>
          <w:rFonts w:ascii="Consolas" w:hAnsi="Consolas" w:cs="Consolas"/>
          <w:sz w:val="20"/>
          <w:szCs w:val="20"/>
        </w:rPr>
        <w:t>arch</w:t>
      </w:r>
      <w:r w:rsidRPr="783F2D85">
        <w:rPr>
          <w:rFonts w:ascii="Times New Roman" w:hAnsi="Times New Roman" w:cs="Times New Roman"/>
          <w:sz w:val="20"/>
          <w:szCs w:val="20"/>
        </w:rPr>
        <w:t xml:space="preserve"> backend and reports the </w:t>
      </w:r>
      <w:r w:rsidR="0005232F" w:rsidRPr="783F2D85">
        <w:rPr>
          <w:rFonts w:ascii="Times New Roman" w:hAnsi="Times New Roman" w:cs="Times New Roman"/>
          <w:sz w:val="20"/>
          <w:szCs w:val="20"/>
        </w:rPr>
        <w:t>results</w:t>
      </w:r>
      <w:r w:rsidRPr="783F2D85">
        <w:rPr>
          <w:rFonts w:ascii="Times New Roman" w:hAnsi="Times New Roman" w:cs="Times New Roman"/>
          <w:sz w:val="20"/>
          <w:szCs w:val="20"/>
        </w:rPr>
        <w:t>. Layer 2 applies a Statistical Jump Model that segments the multivariate feature path into persistent regime states using dynamic programming with an explicit jump penalty.</w:t>
      </w:r>
    </w:p>
    <w:p w14:paraId="341981DB" w14:textId="09641540"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The Layer 1 volatility recursion follows the standard form:</w:t>
      </w:r>
    </w:p>
    <w:bookmarkStart w:id="722" w:name="OLE_LINK6"/>
    <w:p w14:paraId="5EF08EFA" w14:textId="4F24BBDB" w:rsidR="007F1923" w:rsidRPr="00896D2E" w:rsidRDefault="00327F7B">
      <w:pPr>
        <w:spacing w:after="278"/>
        <w:jc w:val="both"/>
        <w:rPr>
          <w:rFonts w:ascii="Times New Roman" w:hAnsi="Times New Roman" w:cs="Times New Roman"/>
          <w:sz w:val="20"/>
          <w:szCs w:val="20"/>
        </w:rPr>
        <w:pPrChange w:id="723" w:author="Cheun-Jensen, Jacquie" w:date="2026-02-17T17:07:00Z">
          <w:pPr>
            <w:spacing w:after="278"/>
            <w:jc w:val="center"/>
          </w:pPr>
        </w:pPrChange>
      </w:pPr>
      <m:oMathPara>
        <m:oMath>
          <m:sSub>
            <m:sSubPr>
              <m:ctrlPr>
                <w:rPr>
                  <w:rFonts w:ascii="Cambria Math" w:hAnsi="Cambria Math" w:cs="Times New Roman"/>
                  <w:bCs/>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μ</m:t>
          </m:r>
          <m:r>
            <w:rPr>
              <w:rFonts w:ascii="Cambria Math" w:hAnsi="Cambria Math" w:cs="Times New Roman"/>
              <w:sz w:val="20"/>
              <w:szCs w:val="20"/>
            </w:rPr>
            <m:t>+</m:t>
          </m:r>
          <m:sSub>
            <m:sSubPr>
              <m:ctrlPr>
                <w:rPr>
                  <w:rFonts w:ascii="Cambria Math" w:hAnsi="Cambria Math" w:cs="Times New Roman"/>
                  <w:bCs/>
                  <w:i/>
                  <w:sz w:val="20"/>
                  <w:szCs w:val="20"/>
                </w:rPr>
              </m:ctrlPr>
            </m:sSubPr>
            <m:e>
              <m:r>
                <m:rPr>
                  <m:sty m:val="p"/>
                </m:rPr>
                <w:rPr>
                  <w:rFonts w:ascii="Cambria Math" w:hAnsi="Cambria Math" w:cs="Times New Roman"/>
                  <w:sz w:val="20"/>
                  <w:szCs w:val="20"/>
                </w:rPr>
                <m:t>ϵ</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 </m:t>
          </m:r>
          <m:sSub>
            <m:sSubPr>
              <m:ctrlPr>
                <w:rPr>
                  <w:rFonts w:ascii="Cambria Math" w:hAnsi="Cambria Math" w:cs="Times New Roman"/>
                  <w:bCs/>
                  <w:i/>
                  <w:sz w:val="20"/>
                  <w:szCs w:val="20"/>
                </w:rPr>
              </m:ctrlPr>
            </m:sSubPr>
            <m:e>
              <m:r>
                <m:rPr>
                  <m:sty m:val="p"/>
                </m:rPr>
                <w:rPr>
                  <w:rFonts w:ascii="Cambria Math" w:hAnsi="Cambria Math" w:cs="Times New Roman"/>
                  <w:sz w:val="20"/>
                  <w:szCs w:val="20"/>
                </w:rPr>
                <m:t>ϵ</m:t>
              </m:r>
              <m:ctrlPr>
                <w:rPr>
                  <w:rFonts w:ascii="Cambria Math" w:hAnsi="Cambria Math" w:cs="Times New Roman"/>
                  <w:bCs/>
                  <w:sz w:val="20"/>
                  <w:szCs w:val="20"/>
                </w:rPr>
              </m:ctrlP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bCs/>
                  <w:i/>
                  <w:sz w:val="20"/>
                  <w:szCs w:val="20"/>
                </w:rPr>
              </m:ctrlPr>
            </m:sSubPr>
            <m:e>
              <m:r>
                <m:rPr>
                  <m:sty m:val="p"/>
                </m:rPr>
                <w:rPr>
                  <w:rFonts w:ascii="Cambria Math" w:hAnsi="Cambria Math" w:cs="Times New Roman"/>
                  <w:sz w:val="20"/>
                  <w:szCs w:val="20"/>
                </w:rPr>
                <m:t>σ</m:t>
              </m:r>
            </m:e>
            <m:sub>
              <m:r>
                <w:rPr>
                  <w:rFonts w:ascii="Cambria Math" w:hAnsi="Cambria Math" w:cs="Times New Roman"/>
                  <w:sz w:val="20"/>
                  <w:szCs w:val="20"/>
                </w:rPr>
                <m:t>t</m:t>
              </m:r>
            </m:sub>
          </m:sSub>
          <m:sSub>
            <m:sSubPr>
              <m:ctrlPr>
                <w:rPr>
                  <w:rFonts w:ascii="Cambria Math" w:hAnsi="Cambria Math" w:cs="Times New Roman"/>
                  <w:bCs/>
                  <w:i/>
                  <w:sz w:val="20"/>
                  <w:szCs w:val="20"/>
                </w:rPr>
              </m:ctrlPr>
            </m:sSubPr>
            <m:e>
              <m:r>
                <w:rPr>
                  <w:rFonts w:ascii="Cambria Math" w:hAnsi="Cambria Math" w:cs="Times New Roman"/>
                  <w:sz w:val="20"/>
                  <w:szCs w:val="20"/>
                </w:rPr>
                <m:t>z</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 </m:t>
          </m:r>
          <m:sSub>
            <m:sSubPr>
              <m:ctrlPr>
                <w:rPr>
                  <w:rFonts w:ascii="Cambria Math" w:hAnsi="Cambria Math" w:cs="Times New Roman"/>
                  <w:bCs/>
                  <w:i/>
                  <w:sz w:val="20"/>
                  <w:szCs w:val="20"/>
                </w:rPr>
              </m:ctrlPr>
            </m:sSubPr>
            <m:e>
              <m:r>
                <w:rPr>
                  <w:rFonts w:ascii="Cambria Math" w:hAnsi="Cambria Math" w:cs="Times New Roman"/>
                  <w:sz w:val="20"/>
                  <w:szCs w:val="20"/>
                </w:rPr>
                <m:t>z</m:t>
              </m:r>
              <m:ctrlPr>
                <w:rPr>
                  <w:rFonts w:ascii="Cambria Math" w:hAnsi="Cambria Math" w:cs="Times New Roman"/>
                  <w:bCs/>
                  <w:sz w:val="20"/>
                  <w:szCs w:val="20"/>
                </w:rPr>
              </m:ctrlPr>
            </m:e>
            <m:sub>
              <m:r>
                <w:rPr>
                  <w:rFonts w:ascii="Cambria Math" w:hAnsi="Cambria Math" w:cs="Times New Roman"/>
                  <w:sz w:val="20"/>
                  <w:szCs w:val="20"/>
                </w:rPr>
                <m:t>t</m:t>
              </m:r>
            </m:sub>
          </m:sSub>
          <m:r>
            <m:rPr>
              <m:sty m:val="p"/>
            </m:rPr>
            <w:rPr>
              <w:rFonts w:ascii="Cambria Math" w:hAnsi="Cambria Math" w:cs="Times New Roman"/>
              <w:sz w:val="20"/>
              <w:szCs w:val="20"/>
            </w:rPr>
            <m:t>∼</m:t>
          </m:r>
          <m:r>
            <m:rPr>
              <m:scr m:val="script"/>
            </m:rPr>
            <w:rPr>
              <w:rFonts w:ascii="Cambria Math" w:hAnsi="Cambria Math" w:cs="Times New Roman"/>
              <w:sz w:val="20"/>
              <w:szCs w:val="20"/>
            </w:rPr>
            <m:t>N</m:t>
          </m:r>
          <m:d>
            <m:dPr>
              <m:ctrlPr>
                <w:rPr>
                  <w:rFonts w:ascii="Cambria Math" w:hAnsi="Cambria Math" w:cs="Times New Roman"/>
                  <w:bCs/>
                  <w:i/>
                  <w:sz w:val="20"/>
                  <w:szCs w:val="20"/>
                </w:rPr>
              </m:ctrlPr>
            </m:dPr>
            <m:e>
              <m:r>
                <w:rPr>
                  <w:rFonts w:ascii="Cambria Math" w:hAnsi="Cambria Math" w:cs="Times New Roman"/>
                  <w:sz w:val="20"/>
                  <w:szCs w:val="20"/>
                </w:rPr>
                <m:t>0,1</m:t>
              </m:r>
            </m:e>
          </m:d>
        </m:oMath>
      </m:oMathPara>
    </w:p>
    <w:bookmarkStart w:id="724" w:name="OLE_LINK7"/>
    <w:bookmarkEnd w:id="722"/>
    <w:p w14:paraId="47F07BAD" w14:textId="5127651F" w:rsidR="007F1923" w:rsidRPr="00896D2E" w:rsidRDefault="00327F7B">
      <w:pPr>
        <w:spacing w:after="278"/>
        <w:jc w:val="both"/>
        <w:rPr>
          <w:rFonts w:ascii="Times New Roman" w:hAnsi="Times New Roman" w:cs="Times New Roman"/>
          <w:sz w:val="20"/>
          <w:szCs w:val="20"/>
        </w:rPr>
        <w:pPrChange w:id="725" w:author="Cheun-Jensen, Jacquie" w:date="2026-02-17T17:07:00Z">
          <w:pPr>
            <w:spacing w:after="278"/>
            <w:jc w:val="center"/>
          </w:pPr>
        </w:pPrChange>
      </w:pPr>
      <m:oMathPara>
        <m:oMath>
          <m:sSubSup>
            <m:sSubSupPr>
              <m:ctrlPr>
                <w:rPr>
                  <w:rFonts w:ascii="Cambria Math" w:hAnsi="Cambria Math" w:cs="Times New Roman"/>
                  <w:bCs/>
                  <w:i/>
                  <w:sz w:val="20"/>
                  <w:szCs w:val="20"/>
                </w:rPr>
              </m:ctrlPr>
            </m:sSubSupPr>
            <m:e>
              <m:r>
                <m:rPr>
                  <m:sty m:val="p"/>
                </m:rPr>
                <w:rPr>
                  <w:rFonts w:ascii="Cambria Math" w:hAnsi="Cambria Math" w:cs="Times New Roman"/>
                  <w:sz w:val="20"/>
                  <w:szCs w:val="20"/>
                </w:rPr>
                <m:t>σ</m:t>
              </m:r>
              <m:ctrlPr>
                <w:rPr>
                  <w:rFonts w:ascii="Cambria Math" w:hAnsi="Cambria Math" w:cs="Times New Roman"/>
                  <w:bCs/>
                  <w:sz w:val="20"/>
                  <w:szCs w:val="20"/>
                </w:rPr>
              </m:ctrlPr>
            </m:e>
            <m:sub>
              <m:r>
                <w:rPr>
                  <w:rFonts w:ascii="Cambria Math" w:hAnsi="Cambria Math" w:cs="Times New Roman"/>
                  <w:sz w:val="20"/>
                  <w:szCs w:val="20"/>
                </w:rPr>
                <m:t>t</m:t>
              </m:r>
            </m:sub>
            <m:sup>
              <m:r>
                <w:rPr>
                  <w:rFonts w:ascii="Cambria Math" w:hAnsi="Cambria Math" w:cs="Times New Roman"/>
                  <w:sz w:val="20"/>
                  <w:szCs w:val="20"/>
                </w:rPr>
                <m:t>2</m:t>
              </m:r>
            </m:sup>
          </m:sSubSup>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m:t>
          </m:r>
          <m:r>
            <m:rPr>
              <m:sty m:val="p"/>
            </m:rPr>
            <w:rPr>
              <w:rFonts w:ascii="Cambria Math" w:hAnsi="Cambria Math" w:cs="Times New Roman"/>
              <w:sz w:val="20"/>
              <w:szCs w:val="20"/>
            </w:rPr>
            <m:t>α</m:t>
          </m:r>
          <m:sSubSup>
            <m:sSubSupPr>
              <m:ctrlPr>
                <w:rPr>
                  <w:rFonts w:ascii="Cambria Math" w:hAnsi="Cambria Math" w:cs="Times New Roman"/>
                  <w:bCs/>
                  <w:i/>
                  <w:sz w:val="20"/>
                  <w:szCs w:val="20"/>
                </w:rPr>
              </m:ctrlPr>
            </m:sSubSupPr>
            <m:e>
              <m:r>
                <m:rPr>
                  <m:sty m:val="p"/>
                </m:rPr>
                <w:rPr>
                  <w:rFonts w:ascii="Cambria Math" w:hAnsi="Cambria Math" w:cs="Times New Roman"/>
                  <w:sz w:val="20"/>
                  <w:szCs w:val="20"/>
                </w:rPr>
                <m:t>ϵ</m:t>
              </m:r>
              <m:ctrlPr>
                <w:rPr>
                  <w:rFonts w:ascii="Cambria Math" w:hAnsi="Cambria Math" w:cs="Times New Roman"/>
                  <w:bCs/>
                  <w:sz w:val="20"/>
                  <w:szCs w:val="20"/>
                </w:rPr>
              </m:ctrlPr>
            </m:e>
            <m:sub>
              <m:r>
                <w:rPr>
                  <w:rFonts w:ascii="Cambria Math" w:hAnsi="Cambria Math" w:cs="Times New Roman"/>
                  <w:sz w:val="20"/>
                  <w:szCs w:val="20"/>
                </w:rPr>
                <m:t>t-1</m:t>
              </m:r>
            </m:sub>
            <m:sup>
              <m:r>
                <w:rPr>
                  <w:rFonts w:ascii="Cambria Math" w:hAnsi="Cambria Math" w:cs="Times New Roman"/>
                  <w:sz w:val="20"/>
                  <w:szCs w:val="20"/>
                </w:rPr>
                <m:t>2</m:t>
              </m:r>
            </m:sup>
          </m:sSubSup>
          <m:r>
            <w:rPr>
              <w:rFonts w:ascii="Cambria Math" w:hAnsi="Cambria Math" w:cs="Times New Roman"/>
              <w:sz w:val="20"/>
              <w:szCs w:val="20"/>
            </w:rPr>
            <m:t>+</m:t>
          </m:r>
          <m:r>
            <m:rPr>
              <m:sty m:val="p"/>
            </m:rPr>
            <w:rPr>
              <w:rFonts w:ascii="Cambria Math" w:hAnsi="Cambria Math" w:cs="Times New Roman"/>
              <w:sz w:val="20"/>
              <w:szCs w:val="20"/>
            </w:rPr>
            <m:t>β</m:t>
          </m:r>
          <m:sSubSup>
            <m:sSubSupPr>
              <m:ctrlPr>
                <w:rPr>
                  <w:rFonts w:ascii="Cambria Math" w:hAnsi="Cambria Math" w:cs="Times New Roman"/>
                  <w:bCs/>
                  <w:i/>
                  <w:sz w:val="20"/>
                  <w:szCs w:val="20"/>
                </w:rPr>
              </m:ctrlPr>
            </m:sSubSupPr>
            <m:e>
              <m:r>
                <m:rPr>
                  <m:sty m:val="p"/>
                </m:rPr>
                <w:rPr>
                  <w:rFonts w:ascii="Cambria Math" w:hAnsi="Cambria Math" w:cs="Times New Roman"/>
                  <w:sz w:val="20"/>
                  <w:szCs w:val="20"/>
                </w:rPr>
                <m:t>σ</m:t>
              </m:r>
              <m:ctrlPr>
                <w:rPr>
                  <w:rFonts w:ascii="Cambria Math" w:hAnsi="Cambria Math" w:cs="Times New Roman"/>
                  <w:bCs/>
                  <w:sz w:val="20"/>
                  <w:szCs w:val="20"/>
                </w:rPr>
              </m:ctrlPr>
            </m:e>
            <m:sub>
              <m:r>
                <w:rPr>
                  <w:rFonts w:ascii="Cambria Math" w:hAnsi="Cambria Math" w:cs="Times New Roman"/>
                  <w:sz w:val="20"/>
                  <w:szCs w:val="20"/>
                </w:rPr>
                <m:t>t-1</m:t>
              </m:r>
            </m:sub>
            <m:sup>
              <m:r>
                <w:rPr>
                  <w:rFonts w:ascii="Cambria Math" w:hAnsi="Cambria Math" w:cs="Times New Roman"/>
                  <w:sz w:val="20"/>
                  <w:szCs w:val="20"/>
                </w:rPr>
                <m:t>2</m:t>
              </m:r>
            </m:sup>
          </m:sSubSup>
          <m:r>
            <w:rPr>
              <w:rFonts w:ascii="Cambria Math" w:hAnsi="Cambria Math" w:cs="Times New Roman"/>
              <w:sz w:val="20"/>
              <w:szCs w:val="20"/>
            </w:rPr>
            <m:t>,</m:t>
          </m:r>
          <m:r>
            <m:rPr>
              <m:sty m:val="p"/>
            </m:rPr>
            <w:rPr>
              <w:rFonts w:ascii="Cambria Math" w:hAnsi="Cambria Math" w:cs="Times New Roman"/>
              <w:sz w:val="20"/>
              <w:szCs w:val="20"/>
            </w:rPr>
            <m:t> ω</m:t>
          </m:r>
          <m:r>
            <w:rPr>
              <w:rFonts w:ascii="Cambria Math" w:hAnsi="Cambria Math" w:cs="Times New Roman"/>
              <w:sz w:val="20"/>
              <w:szCs w:val="20"/>
            </w:rPr>
            <m:t>&gt;0, </m:t>
          </m:r>
          <m:r>
            <m:rPr>
              <m:sty m:val="p"/>
            </m:rPr>
            <w:rPr>
              <w:rFonts w:ascii="Cambria Math" w:hAnsi="Cambria Math" w:cs="Times New Roman"/>
              <w:sz w:val="20"/>
              <w:szCs w:val="20"/>
            </w:rPr>
            <m:t>α</m:t>
          </m:r>
          <m:r>
            <w:rPr>
              <w:rFonts w:ascii="Cambria Math" w:hAnsi="Cambria Math" w:cs="Times New Roman"/>
              <w:sz w:val="20"/>
              <w:szCs w:val="20"/>
            </w:rPr>
            <m:t>,</m:t>
          </m:r>
          <m:r>
            <m:rPr>
              <m:sty m:val="p"/>
            </m:rPr>
            <w:rPr>
              <w:rFonts w:ascii="Cambria Math" w:hAnsi="Cambria Math" w:cs="Times New Roman"/>
              <w:sz w:val="20"/>
              <w:szCs w:val="20"/>
            </w:rPr>
            <m:t>β≥</m:t>
          </m:r>
          <m:r>
            <w:rPr>
              <w:rFonts w:ascii="Cambria Math" w:hAnsi="Cambria Math" w:cs="Times New Roman"/>
              <w:sz w:val="20"/>
              <w:szCs w:val="20"/>
            </w:rPr>
            <m:t>0, </m:t>
          </m:r>
          <m:r>
            <m:rPr>
              <m:sty m:val="p"/>
            </m:rPr>
            <w:rPr>
              <w:rFonts w:ascii="Cambria Math" w:hAnsi="Cambria Math" w:cs="Times New Roman"/>
              <w:sz w:val="20"/>
              <w:szCs w:val="20"/>
            </w:rPr>
            <m:t>α</m:t>
          </m:r>
          <m:r>
            <w:rPr>
              <w:rFonts w:ascii="Cambria Math" w:hAnsi="Cambria Math" w:cs="Times New Roman"/>
              <w:sz w:val="20"/>
              <w:szCs w:val="20"/>
            </w:rPr>
            <m:t>+</m:t>
          </m:r>
          <m:r>
            <m:rPr>
              <m:sty m:val="p"/>
            </m:rPr>
            <w:rPr>
              <w:rFonts w:ascii="Cambria Math" w:hAnsi="Cambria Math" w:cs="Times New Roman"/>
              <w:sz w:val="20"/>
              <w:szCs w:val="20"/>
            </w:rPr>
            <m:t>β</m:t>
          </m:r>
          <m:r>
            <w:rPr>
              <w:rFonts w:ascii="Cambria Math" w:hAnsi="Cambria Math" w:cs="Times New Roman"/>
              <w:sz w:val="20"/>
              <w:szCs w:val="20"/>
            </w:rPr>
            <m:t>&lt;1</m:t>
          </m:r>
        </m:oMath>
      </m:oMathPara>
    </w:p>
    <w:bookmarkEnd w:id="724"/>
    <w:p w14:paraId="0A131292" w14:textId="5BA37F8A"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In the jump-model stage, the optimization target is:</w:t>
      </w:r>
    </w:p>
    <w:bookmarkStart w:id="726" w:name="OLE_LINK8"/>
    <w:p w14:paraId="4720F9F9" w14:textId="01BC5824" w:rsidR="007F1923" w:rsidRPr="00896D2E" w:rsidRDefault="00327F7B">
      <w:pPr>
        <w:spacing w:after="278"/>
        <w:jc w:val="both"/>
        <w:rPr>
          <w:rFonts w:ascii="Times New Roman" w:hAnsi="Times New Roman" w:cs="Times New Roman"/>
          <w:sz w:val="20"/>
          <w:szCs w:val="20"/>
        </w:rPr>
        <w:pPrChange w:id="727" w:author="Cheun-Jensen, Jacquie" w:date="2026-02-17T17:07:00Z">
          <w:pPr>
            <w:spacing w:after="278"/>
            <w:jc w:val="center"/>
          </w:pPr>
        </w:pPrChange>
      </w:pPr>
      <m:oMathPara>
        <m:oMath>
          <m:func>
            <m:funcPr>
              <m:ctrlPr>
                <w:rPr>
                  <w:rFonts w:ascii="Cambria Math" w:hAnsi="Cambria Math" w:cs="Times New Roman"/>
                  <w:bCs/>
                  <w:sz w:val="20"/>
                  <w:szCs w:val="20"/>
                </w:rPr>
              </m:ctrlPr>
            </m:funcPr>
            <m:fName>
              <m:limLow>
                <m:limLowPr>
                  <m:ctrlPr>
                    <w:rPr>
                      <w:rFonts w:ascii="Cambria Math" w:hAnsi="Cambria Math" w:cs="Times New Roman"/>
                      <w:bCs/>
                      <w:i/>
                      <w:sz w:val="20"/>
                      <w:szCs w:val="20"/>
                    </w:rPr>
                  </m:ctrlPr>
                </m:limLowPr>
                <m:e>
                  <m:r>
                    <m:rPr>
                      <m:sty m:val="p"/>
                    </m:rPr>
                    <w:rPr>
                      <w:rFonts w:ascii="Cambria Math" w:hAnsi="Cambria Math" w:cs="Times New Roman"/>
                      <w:sz w:val="20"/>
                      <w:szCs w:val="20"/>
                    </w:rPr>
                    <m:t>min</m:t>
                  </m:r>
                </m:e>
                <m:lim>
                  <m:r>
                    <m:rPr>
                      <m:sty m:val="p"/>
                    </m:rPr>
                    <w:rPr>
                      <w:rFonts w:ascii="Cambria Math" w:hAnsi="Cambria Math" w:cs="Times New Roman"/>
                      <w:sz w:val="20"/>
                      <w:szCs w:val="20"/>
                    </w:rPr>
                    <m:t>Θ</m:t>
                  </m:r>
                  <m:r>
                    <w:rPr>
                      <w:rFonts w:ascii="Cambria Math" w:hAnsi="Cambria Math" w:cs="Times New Roman"/>
                      <w:sz w:val="20"/>
                      <w:szCs w:val="20"/>
                    </w:rPr>
                    <m:t>,s</m:t>
                  </m:r>
                  <m:ctrlPr>
                    <w:rPr>
                      <w:rFonts w:ascii="Cambria Math" w:hAnsi="Cambria Math" w:cs="Times New Roman"/>
                      <w:bCs/>
                      <w:sz w:val="20"/>
                      <w:szCs w:val="20"/>
                    </w:rPr>
                  </m:ctrlPr>
                </m:lim>
              </m:limLow>
              <m:ctrlPr>
                <w:rPr>
                  <w:rFonts w:ascii="Cambria Math" w:hAnsi="Cambria Math" w:cs="Times New Roman"/>
                  <w:bCs/>
                  <w:i/>
                  <w:sz w:val="20"/>
                  <w:szCs w:val="20"/>
                </w:rPr>
              </m:ctrlPr>
            </m:fName>
            <m:e>
              <m:nary>
                <m:naryPr>
                  <m:chr m:val="∑"/>
                  <m:ctrlPr>
                    <w:rPr>
                      <w:rFonts w:ascii="Cambria Math" w:hAnsi="Cambria Math" w:cs="Times New Roman"/>
                      <w:bCs/>
                      <w:sz w:val="20"/>
                      <w:szCs w:val="20"/>
                    </w:rPr>
                  </m:ctrlPr>
                </m:naryPr>
                <m:sub>
                  <m:r>
                    <w:rPr>
                      <w:rFonts w:ascii="Cambria Math" w:hAnsi="Cambria Math" w:cs="Times New Roman"/>
                      <w:sz w:val="20"/>
                      <w:szCs w:val="20"/>
                    </w:rPr>
                    <m:t>t=0</m:t>
                  </m:r>
                  <m:ctrlPr>
                    <w:rPr>
                      <w:rFonts w:ascii="Cambria Math" w:hAnsi="Cambria Math" w:cs="Times New Roman"/>
                      <w:bCs/>
                      <w:i/>
                      <w:sz w:val="20"/>
                      <w:szCs w:val="20"/>
                    </w:rPr>
                  </m:ctrlPr>
                </m:sub>
                <m:sup>
                  <m:r>
                    <w:rPr>
                      <w:rFonts w:ascii="Cambria Math" w:hAnsi="Cambria Math" w:cs="Times New Roman"/>
                      <w:sz w:val="20"/>
                      <w:szCs w:val="20"/>
                    </w:rPr>
                    <m:t>T-1</m:t>
                  </m:r>
                  <m:ctrlPr>
                    <w:rPr>
                      <w:rFonts w:ascii="Cambria Math" w:hAnsi="Cambria Math" w:cs="Times New Roman"/>
                      <w:bCs/>
                      <w:i/>
                      <w:sz w:val="20"/>
                      <w:szCs w:val="20"/>
                    </w:rPr>
                  </m:ctrlPr>
                </m:sup>
                <m:e>
                  <m:r>
                    <m:rPr>
                      <m:sty m:val="p"/>
                    </m:rPr>
                    <w:rPr>
                      <w:rFonts w:ascii="Cambria Math" w:hAnsi="Cambria Math" w:cs="Times New Roman"/>
                      <w:sz w:val="20"/>
                      <w:szCs w:val="20"/>
                    </w:rPr>
                    <m:t>l</m:t>
                  </m:r>
                  <m:d>
                    <m:dPr>
                      <m:ctrlPr>
                        <w:rPr>
                          <w:rFonts w:ascii="Cambria Math" w:hAnsi="Cambria Math" w:cs="Times New Roman"/>
                          <w:bCs/>
                          <w:i/>
                          <w:sz w:val="20"/>
                          <w:szCs w:val="20"/>
                        </w:rPr>
                      </m:ctrlPr>
                    </m:dPr>
                    <m:e>
                      <m:sSub>
                        <m:sSubPr>
                          <m:ctrlPr>
                            <w:rPr>
                              <w:rFonts w:ascii="Cambria Math" w:hAnsi="Cambria Math" w:cs="Times New Roman"/>
                              <w:bCs/>
                              <w:i/>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bCs/>
                              <w:i/>
                              <w:sz w:val="20"/>
                              <w:szCs w:val="20"/>
                            </w:rPr>
                          </m:ctrlPr>
                        </m:sSubPr>
                        <m:e>
                          <m:r>
                            <m:rPr>
                              <m:sty m:val="p"/>
                            </m:rPr>
                            <w:rPr>
                              <w:rFonts w:ascii="Cambria Math" w:hAnsi="Cambria Math" w:cs="Times New Roman"/>
                              <w:sz w:val="20"/>
                              <w:szCs w:val="20"/>
                            </w:rPr>
                            <m:t>θ</m:t>
                          </m:r>
                        </m:e>
                        <m:sub>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sub>
                      </m:sSub>
                    </m:e>
                  </m:d>
                  <m:ctrlPr>
                    <w:rPr>
                      <w:rFonts w:ascii="Cambria Math" w:hAnsi="Cambria Math" w:cs="Times New Roman"/>
                      <w:bCs/>
                      <w:i/>
                      <w:sz w:val="20"/>
                      <w:szCs w:val="20"/>
                    </w:rPr>
                  </m:ctrlPr>
                </m:e>
              </m:nary>
              <m:ctrlPr>
                <w:rPr>
                  <w:rFonts w:ascii="Cambria Math" w:hAnsi="Cambria Math" w:cs="Times New Roman"/>
                  <w:bCs/>
                  <w:i/>
                  <w:sz w:val="20"/>
                  <w:szCs w:val="20"/>
                </w:rPr>
              </m:ctrlPr>
            </m:e>
          </m:func>
          <m:r>
            <w:rPr>
              <w:rFonts w:ascii="Cambria Math" w:hAnsi="Cambria Math" w:cs="Times New Roman"/>
              <w:sz w:val="20"/>
              <w:szCs w:val="20"/>
            </w:rPr>
            <m:t>+</m:t>
          </m:r>
          <m:r>
            <m:rPr>
              <m:sty m:val="p"/>
            </m:rPr>
            <w:rPr>
              <w:rFonts w:ascii="Cambria Math" w:hAnsi="Cambria Math" w:cs="Times New Roman"/>
              <w:sz w:val="20"/>
              <w:szCs w:val="20"/>
            </w:rPr>
            <m:t>λ</m:t>
          </m:r>
          <m:nary>
            <m:naryPr>
              <m:chr m:val="∑"/>
              <m:ctrlPr>
                <w:rPr>
                  <w:rFonts w:ascii="Cambria Math" w:hAnsi="Cambria Math" w:cs="Times New Roman"/>
                  <w:bCs/>
                  <w:sz w:val="20"/>
                  <w:szCs w:val="20"/>
                </w:rPr>
              </m:ctrlPr>
            </m:naryPr>
            <m:sub>
              <m:r>
                <w:rPr>
                  <w:rFonts w:ascii="Cambria Math" w:hAnsi="Cambria Math" w:cs="Times New Roman"/>
                  <w:sz w:val="20"/>
                  <w:szCs w:val="20"/>
                </w:rPr>
                <m:t>t=1</m:t>
              </m:r>
              <m:ctrlPr>
                <w:rPr>
                  <w:rFonts w:ascii="Cambria Math" w:hAnsi="Cambria Math" w:cs="Times New Roman"/>
                  <w:bCs/>
                  <w:i/>
                  <w:sz w:val="20"/>
                  <w:szCs w:val="20"/>
                </w:rPr>
              </m:ctrlPr>
            </m:sub>
            <m:sup>
              <m:r>
                <w:rPr>
                  <w:rFonts w:ascii="Cambria Math" w:hAnsi="Cambria Math" w:cs="Times New Roman"/>
                  <w:sz w:val="20"/>
                  <w:szCs w:val="20"/>
                </w:rPr>
                <m:t>T-1</m:t>
              </m:r>
              <m:ctrlPr>
                <w:rPr>
                  <w:rFonts w:ascii="Cambria Math" w:hAnsi="Cambria Math" w:cs="Times New Roman"/>
                  <w:bCs/>
                  <w:i/>
                  <w:sz w:val="20"/>
                  <w:szCs w:val="20"/>
                </w:rPr>
              </m:ctrlPr>
            </m:sup>
            <m:e>
              <m:r>
                <m:rPr>
                  <m:scr m:val="double-struck"/>
                </m:rPr>
                <w:rPr>
                  <w:rFonts w:ascii="Cambria Math" w:hAnsi="Cambria Math" w:cs="Times New Roman"/>
                  <w:sz w:val="20"/>
                  <w:szCs w:val="20"/>
                </w:rPr>
                <m:t>I</m:t>
              </m:r>
              <m:d>
                <m:dPr>
                  <m:ctrlPr>
                    <w:rPr>
                      <w:rFonts w:ascii="Cambria Math" w:hAnsi="Cambria Math" w:cs="Times New Roman"/>
                      <w:bCs/>
                      <w:i/>
                      <w:sz w:val="20"/>
                      <w:szCs w:val="20"/>
                    </w:rPr>
                  </m:ctrlPr>
                </m:dPr>
                <m:e>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bCs/>
                          <w:i/>
                          <w:sz w:val="20"/>
                          <w:szCs w:val="20"/>
                        </w:rPr>
                      </m:ctrlPr>
                    </m:sSubPr>
                    <m:e>
                      <m:r>
                        <w:rPr>
                          <w:rFonts w:ascii="Cambria Math" w:hAnsi="Cambria Math" w:cs="Times New Roman"/>
                          <w:sz w:val="20"/>
                          <w:szCs w:val="20"/>
                        </w:rPr>
                        <m:t>s</m:t>
                      </m:r>
                      <m:ctrlPr>
                        <w:rPr>
                          <w:rFonts w:ascii="Cambria Math" w:hAnsi="Cambria Math" w:cs="Times New Roman"/>
                          <w:bCs/>
                          <w:sz w:val="20"/>
                          <w:szCs w:val="20"/>
                        </w:rPr>
                      </m:ctrlPr>
                    </m:e>
                    <m:sub>
                      <m:r>
                        <w:rPr>
                          <w:rFonts w:ascii="Cambria Math" w:hAnsi="Cambria Math" w:cs="Times New Roman"/>
                          <w:sz w:val="20"/>
                          <w:szCs w:val="20"/>
                        </w:rPr>
                        <m:t>t-1</m:t>
                      </m:r>
                    </m:sub>
                  </m:sSub>
                </m:e>
              </m:d>
              <m:ctrlPr>
                <w:rPr>
                  <w:rFonts w:ascii="Cambria Math" w:hAnsi="Cambria Math" w:cs="Times New Roman"/>
                  <w:bCs/>
                  <w:i/>
                  <w:sz w:val="20"/>
                  <w:szCs w:val="20"/>
                </w:rPr>
              </m:ctrlPr>
            </m:e>
          </m:nary>
        </m:oMath>
      </m:oMathPara>
    </w:p>
    <w:bookmarkEnd w:id="726"/>
    <w:p w14:paraId="642B354F" w14:textId="77777777" w:rsidR="00BD2BA8" w:rsidRDefault="007F1923" w:rsidP="007748AA">
      <w:pPr>
        <w:spacing w:after="278"/>
        <w:rPr>
          <w:ins w:id="728" w:author="Jonathan Rocha" w:date="2026-03-02T12:10:00Z" w16du:dateUtc="2026-03-02T18:10:00Z"/>
          <w:rFonts w:ascii="Times New Roman" w:hAnsi="Times New Roman" w:cs="Times New Roman"/>
          <w:sz w:val="20"/>
          <w:szCs w:val="20"/>
        </w:rPr>
      </w:pPr>
      <w:r w:rsidRPr="783F2D85">
        <w:rPr>
          <w:rFonts w:ascii="Times New Roman" w:hAnsi="Times New Roman" w:cs="Times New Roman"/>
          <w:sz w:val="20"/>
          <w:szCs w:val="20"/>
        </w:rPr>
        <w:t xml:space="preserve">where </w:t>
      </w:r>
      <m:oMath>
        <m:r>
          <m:rPr>
            <m:sty m:val="p"/>
          </m:rPr>
          <w:rPr>
            <w:rFonts w:ascii="Cambria Math" w:hAnsi="Cambria Math" w:cs="Times New Roman"/>
            <w:sz w:val="20"/>
            <w:szCs w:val="20"/>
          </w:rPr>
          <m:t>λ</m:t>
        </m:r>
      </m:oMath>
      <w:r w:rsidRPr="783F2D85">
        <w:rPr>
          <w:rFonts w:ascii="Times New Roman" w:hAnsi="Times New Roman" w:cs="Times New Roman"/>
          <w:sz w:val="20"/>
          <w:szCs w:val="20"/>
        </w:rPr>
        <w:t xml:space="preserve"> penalizes rapid switching and improves regime persistence. </w:t>
      </w:r>
    </w:p>
    <w:p w14:paraId="6640388A" w14:textId="035C20FB" w:rsidR="007F1923" w:rsidRPr="00896D2E" w:rsidRDefault="00BD2BA8" w:rsidP="007748AA">
      <w:pPr>
        <w:spacing w:after="278"/>
        <w:rPr>
          <w:rFonts w:ascii="Times New Roman" w:hAnsi="Times New Roman" w:cs="Times New Roman"/>
          <w:sz w:val="20"/>
          <w:szCs w:val="20"/>
        </w:rPr>
      </w:pPr>
      <w:ins w:id="729" w:author="Jonathan Rocha" w:date="2026-03-02T12:10:00Z">
        <w:r w:rsidRPr="00BD2BA8">
          <w:rPr>
            <w:rFonts w:ascii="Times New Roman" w:hAnsi="Times New Roman" w:cs="Times New Roman"/>
            <w:sz w:val="20"/>
            <w:szCs w:val="20"/>
          </w:rPr>
          <w:t xml:space="preserve">This design is literature-grounded in two ways. First, the sentiment-informed volatility structure is motivated by GARCH-MIDAS evidence in commodity settings (Shi, 2025). Second, the jump-penalty mechanism addresses documented HMM over-switching and whipsaw behavior, improving persistence and risk-usable regime labeling (Shu et al., 2024). The implemented state mapping uses four stress-ordered regimes: </w:t>
        </w:r>
      </w:ins>
      <w:ins w:id="730" w:author="Jonathan Rocha" w:date="2026-03-02T12:10:00Z" w16du:dateUtc="2026-03-02T18:10:00Z">
        <w:r w:rsidRPr="00BD2BA8">
          <w:rPr>
            <w:rFonts w:ascii="Times New Roman" w:hAnsi="Times New Roman" w:cs="Times New Roman"/>
            <w:sz w:val="20"/>
            <w:szCs w:val="20"/>
          </w:rPr>
          <w:t>low volatility</w:t>
        </w:r>
      </w:ins>
      <w:ins w:id="731" w:author="Jonathan Rocha" w:date="2026-03-02T12:10:00Z">
        <w:r w:rsidRPr="00BD2BA8">
          <w:rPr>
            <w:rFonts w:ascii="Times New Roman" w:hAnsi="Times New Roman" w:cs="Times New Roman"/>
            <w:sz w:val="20"/>
            <w:szCs w:val="20"/>
          </w:rPr>
          <w:t xml:space="preserve">, normal, elevated, and </w:t>
        </w:r>
      </w:ins>
      <w:ins w:id="732" w:author="Jonathan Rocha" w:date="2026-03-02T12:10:00Z" w16du:dateUtc="2026-03-02T18:10:00Z">
        <w:r w:rsidRPr="00BD2BA8">
          <w:rPr>
            <w:rFonts w:ascii="Times New Roman" w:hAnsi="Times New Roman" w:cs="Times New Roman"/>
            <w:sz w:val="20"/>
            <w:szCs w:val="20"/>
          </w:rPr>
          <w:t>high volatility</w:t>
        </w:r>
      </w:ins>
      <w:del w:id="733" w:author="Jonathan Rocha" w:date="2026-03-02T12:10:00Z" w16du:dateUtc="2026-03-02T18:10:00Z">
        <w:r w:rsidR="007F1923" w:rsidRPr="783F2D85" w:rsidDel="00BD2BA8">
          <w:rPr>
            <w:rFonts w:ascii="Times New Roman" w:hAnsi="Times New Roman" w:cs="Times New Roman"/>
            <w:sz w:val="20"/>
            <w:szCs w:val="20"/>
          </w:rPr>
          <w:delText xml:space="preserve">The implemented configuration uses four states mapped to </w:delText>
        </w:r>
        <w:r w:rsidR="007F1923" w:rsidRPr="783F2D85" w:rsidDel="00BD2BA8">
          <w:rPr>
            <w:rFonts w:ascii="Consolas" w:hAnsi="Consolas" w:cs="Consolas"/>
            <w:sz w:val="18"/>
            <w:szCs w:val="18"/>
          </w:rPr>
          <w:delText>low_volatility</w:delText>
        </w:r>
        <w:r w:rsidR="007F1923" w:rsidRPr="783F2D85" w:rsidDel="00BD2BA8">
          <w:rPr>
            <w:rFonts w:ascii="Times New Roman" w:hAnsi="Times New Roman" w:cs="Times New Roman"/>
            <w:sz w:val="18"/>
            <w:szCs w:val="18"/>
          </w:rPr>
          <w:delText xml:space="preserve">, </w:delText>
        </w:r>
        <w:r w:rsidR="007F1923" w:rsidRPr="783F2D85" w:rsidDel="00BD2BA8">
          <w:rPr>
            <w:rFonts w:ascii="Consolas" w:hAnsi="Consolas" w:cs="Consolas"/>
            <w:sz w:val="18"/>
            <w:szCs w:val="18"/>
          </w:rPr>
          <w:delText>normal</w:delText>
        </w:r>
        <w:r w:rsidR="007F1923" w:rsidRPr="783F2D85" w:rsidDel="00BD2BA8">
          <w:rPr>
            <w:rFonts w:ascii="Times New Roman" w:hAnsi="Times New Roman" w:cs="Times New Roman"/>
            <w:sz w:val="18"/>
            <w:szCs w:val="18"/>
          </w:rPr>
          <w:delText xml:space="preserve">, </w:delText>
        </w:r>
        <w:r w:rsidR="007F1923" w:rsidRPr="783F2D85" w:rsidDel="00BD2BA8">
          <w:rPr>
            <w:rFonts w:ascii="Consolas" w:hAnsi="Consolas" w:cs="Consolas"/>
            <w:sz w:val="18"/>
            <w:szCs w:val="18"/>
          </w:rPr>
          <w:delText>elevated</w:delText>
        </w:r>
        <w:r w:rsidR="007F1923" w:rsidRPr="783F2D85" w:rsidDel="00BD2BA8">
          <w:rPr>
            <w:rFonts w:ascii="Times New Roman" w:hAnsi="Times New Roman" w:cs="Times New Roman"/>
            <w:sz w:val="18"/>
            <w:szCs w:val="18"/>
          </w:rPr>
          <w:delText>,</w:delText>
        </w:r>
        <w:r w:rsidR="007F1923" w:rsidRPr="783F2D85" w:rsidDel="00BD2BA8">
          <w:rPr>
            <w:rFonts w:ascii="Times New Roman" w:hAnsi="Times New Roman" w:cs="Times New Roman"/>
            <w:sz w:val="20"/>
            <w:szCs w:val="20"/>
          </w:rPr>
          <w:delText xml:space="preserve"> and </w:delText>
        </w:r>
        <w:r w:rsidR="007F1923" w:rsidRPr="783F2D85" w:rsidDel="00BD2BA8">
          <w:rPr>
            <w:rFonts w:ascii="Consolas" w:hAnsi="Consolas" w:cs="Consolas"/>
            <w:sz w:val="18"/>
            <w:szCs w:val="18"/>
          </w:rPr>
          <w:delText>high_volatility</w:delText>
        </w:r>
        <w:r w:rsidR="007F1923" w:rsidRPr="783F2D85" w:rsidDel="00BD2BA8">
          <w:rPr>
            <w:rFonts w:ascii="Times New Roman" w:hAnsi="Times New Roman" w:cs="Times New Roman"/>
            <w:sz w:val="20"/>
            <w:szCs w:val="20"/>
          </w:rPr>
          <w:delText xml:space="preserve"> based on the fitted stress-level ordering.</w:delText>
        </w:r>
      </w:del>
    </w:p>
    <w:p w14:paraId="6B5917AD" w14:textId="3BC2140E"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3.4 Validation Protocol</w:t>
      </w:r>
    </w:p>
    <w:p w14:paraId="7640B8A0" w14:textId="1BF04788"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Out-of-sample evaluation was performed with walk-forward validation </w:t>
      </w:r>
      <w:r w:rsidRPr="783F2D85">
        <w:rPr>
          <w:rFonts w:ascii="Consolas" w:hAnsi="Consolas" w:cs="Consolas"/>
          <w:sz w:val="20"/>
          <w:szCs w:val="20"/>
        </w:rPr>
        <w:t>scripts/run_canonical_validation.py</w:t>
      </w:r>
      <w:r w:rsidRPr="783F2D85">
        <w:rPr>
          <w:rFonts w:ascii="Times New Roman" w:hAnsi="Times New Roman" w:cs="Times New Roman"/>
          <w:sz w:val="20"/>
          <w:szCs w:val="20"/>
        </w:rPr>
        <w:t xml:space="preserve"> using a 756-day train window, a </w:t>
      </w:r>
      <w:r w:rsidRPr="783F2D85">
        <w:rPr>
          <w:rFonts w:ascii="Times New Roman" w:hAnsi="Times New Roman" w:cs="Times New Roman"/>
          <w:sz w:val="20"/>
          <w:szCs w:val="20"/>
        </w:rPr>
        <w:lastRenderedPageBreak/>
        <w:t xml:space="preserve">63-day test window, a 63-day step, and a 5-day purge gap. </w:t>
      </w:r>
      <w:ins w:id="734" w:author="Jonathan Rocha" w:date="2026-03-02T12:12:00Z">
        <w:r w:rsidR="00BD2BA8" w:rsidRPr="00BD2BA8">
          <w:rPr>
            <w:rFonts w:ascii="Times New Roman" w:hAnsi="Times New Roman" w:cs="Times New Roman"/>
            <w:sz w:val="20"/>
            <w:szCs w:val="20"/>
          </w:rPr>
          <w:t>Each window trains to reduce temporal leakage and concept-drift effects. The canonical classifier is a balanced random forest with 300 estimators.</w:t>
        </w:r>
      </w:ins>
      <w:del w:id="735" w:author="Jonathan Rocha" w:date="2026-03-02T12:12:00Z" w16du:dateUtc="2026-03-02T18:12:00Z">
        <w:r w:rsidRPr="783F2D85" w:rsidDel="00BD2BA8">
          <w:rPr>
            <w:rFonts w:ascii="Times New Roman" w:hAnsi="Times New Roman" w:cs="Times New Roman"/>
            <w:sz w:val="20"/>
            <w:szCs w:val="20"/>
          </w:rPr>
          <w:delText>Each window retrained the classifier to reduce temporal leakage and concept-drift bias. The canonical classifier was a balanced random forest with 300 estimators.</w:delText>
        </w:r>
      </w:del>
    </w:p>
    <w:p w14:paraId="5916C2AF" w14:textId="43D51AE7" w:rsidR="007F1923" w:rsidDel="00BD2BA8" w:rsidRDefault="0005232F" w:rsidP="007748AA">
      <w:pPr>
        <w:spacing w:after="278"/>
        <w:rPr>
          <w:del w:id="736" w:author="Jonathan Rocha" w:date="2026-03-02T12:13:00Z" w16du:dateUtc="2026-03-02T18:13:00Z"/>
          <w:rFonts w:ascii="Times New Roman" w:hAnsi="Times New Roman" w:cs="Times New Roman"/>
          <w:sz w:val="20"/>
          <w:szCs w:val="20"/>
        </w:rPr>
      </w:pPr>
      <w:r w:rsidRPr="783F2D85">
        <w:rPr>
          <w:rFonts w:ascii="Times New Roman" w:hAnsi="Times New Roman" w:cs="Times New Roman"/>
          <w:sz w:val="20"/>
          <w:szCs w:val="20"/>
        </w:rPr>
        <w:t xml:space="preserve">Primary model-quality metrics include weighted accuracy, weighted precision, recall, F1 score, Matthews Correlation Coefficient (MCC), and transition accuracy. </w:t>
      </w:r>
      <w:ins w:id="737" w:author="Jonathan Rocha" w:date="2026-03-02T12:13:00Z">
        <w:r w:rsidR="00BD2BA8" w:rsidRPr="00BD2BA8">
          <w:rPr>
            <w:rFonts w:ascii="Times New Roman" w:hAnsi="Times New Roman" w:cs="Times New Roman"/>
            <w:sz w:val="20"/>
            <w:szCs w:val="20"/>
          </w:rPr>
          <w:t>Transition accuracy is emphasized because the research objective is transition detection, not only static state assignment.</w:t>
        </w:r>
      </w:ins>
      <w:del w:id="738" w:author="Jonathan Rocha" w:date="2026-03-02T12:13:00Z" w16du:dateUtc="2026-03-02T18:13:00Z">
        <w:r w:rsidRPr="783F2D85" w:rsidDel="00BD2BA8">
          <w:rPr>
            <w:rFonts w:ascii="Times New Roman" w:hAnsi="Times New Roman" w:cs="Times New Roman"/>
            <w:sz w:val="20"/>
            <w:szCs w:val="20"/>
          </w:rPr>
          <w:delText>Transition accuracy is assessed at state-change points rather than solely on static regime classification because the research aims to detect transitions.</w:delText>
        </w:r>
      </w:del>
    </w:p>
    <w:p w14:paraId="52FDE8FA" w14:textId="77777777" w:rsidR="00BD2BA8" w:rsidRPr="00896D2E" w:rsidRDefault="00BD2BA8" w:rsidP="007748AA">
      <w:pPr>
        <w:spacing w:after="278"/>
        <w:rPr>
          <w:ins w:id="739" w:author="Jonathan Rocha" w:date="2026-03-02T12:13:00Z" w16du:dateUtc="2026-03-02T18:13:00Z"/>
          <w:rFonts w:ascii="Times New Roman" w:hAnsi="Times New Roman" w:cs="Times New Roman"/>
          <w:sz w:val="20"/>
          <w:szCs w:val="20"/>
        </w:rPr>
      </w:pPr>
    </w:p>
    <w:p w14:paraId="44C87B34" w14:textId="4AFDF88A"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3.5 Hypothesis Testing Framework</w:t>
      </w:r>
    </w:p>
    <w:p w14:paraId="4B8B5ADB" w14:textId="4B82D655"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Hypothesis diagnostics were implemented in </w:t>
      </w:r>
      <w:r w:rsidRPr="783F2D85">
        <w:rPr>
          <w:rFonts w:ascii="Consolas" w:hAnsi="Consolas" w:cs="Consolas"/>
          <w:sz w:val="18"/>
          <w:szCs w:val="18"/>
        </w:rPr>
        <w:t>src/sentiment_detector/validation/hypothesis_validator.py</w:t>
      </w:r>
      <w:r w:rsidRPr="783F2D85">
        <w:rPr>
          <w:rFonts w:ascii="Times New Roman" w:hAnsi="Times New Roman" w:cs="Times New Roman"/>
          <w:sz w:val="18"/>
          <w:szCs w:val="18"/>
        </w:rPr>
        <w:t>.</w:t>
      </w:r>
    </w:p>
    <w:p w14:paraId="497C4D11" w14:textId="3B56B07A"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H1 (leading indicator)</w:t>
      </w:r>
      <w:ins w:id="740" w:author="Jonathan Rocha" w:date="2026-03-02T12:18:00Z" w16du:dateUtc="2026-03-02T18:18:00Z">
        <w:r w:rsidR="00BD2BA8">
          <w:rPr>
            <w:rFonts w:ascii="Times New Roman" w:hAnsi="Times New Roman" w:cs="Times New Roman"/>
            <w:b/>
            <w:bCs/>
            <w:sz w:val="20"/>
            <w:szCs w:val="20"/>
          </w:rPr>
          <w:t>:</w:t>
        </w:r>
      </w:ins>
      <w:r w:rsidRPr="783F2D85">
        <w:rPr>
          <w:rFonts w:ascii="Times New Roman" w:hAnsi="Times New Roman" w:cs="Times New Roman"/>
          <w:sz w:val="20"/>
          <w:szCs w:val="20"/>
        </w:rPr>
        <w:t xml:space="preserve"> </w:t>
      </w:r>
      <w:ins w:id="741" w:author="Jonathan Rocha" w:date="2026-03-02T12:18:00Z" w16du:dateUtc="2026-03-02T18:18:00Z">
        <w:r w:rsidR="00BD2BA8">
          <w:rPr>
            <w:rFonts w:ascii="Times New Roman" w:hAnsi="Times New Roman" w:cs="Times New Roman"/>
            <w:sz w:val="20"/>
            <w:szCs w:val="20"/>
          </w:rPr>
          <w:t>T</w:t>
        </w:r>
      </w:ins>
      <w:ins w:id="742" w:author="Jonathan Rocha" w:date="2026-03-02T12:14:00Z">
        <w:r w:rsidR="00BD2BA8" w:rsidRPr="00BD2BA8">
          <w:rPr>
            <w:rFonts w:ascii="Times New Roman" w:hAnsi="Times New Roman" w:cs="Times New Roman"/>
            <w:sz w:val="20"/>
            <w:szCs w:val="20"/>
          </w:rPr>
          <w:t>ested via lead-lag cross-correlation, Granger causality, and event-conditioned warning diagnostics against VIX stress behavior. This structure follows prior lead-lag and Granger evidence in equities and crypto contexts (Bollen et al., 2011; Renault, 2017; Kraaijeveld and De Smedt, 2020; Trushkovskyi, 2025).</w:t>
        </w:r>
      </w:ins>
      <w:del w:id="743" w:author="Jonathan Rocha" w:date="2026-03-02T12:14:00Z" w16du:dateUtc="2026-03-02T18:14:00Z">
        <w:r w:rsidRPr="783F2D85" w:rsidDel="00BD2BA8">
          <w:rPr>
            <w:rFonts w:ascii="Times New Roman" w:hAnsi="Times New Roman" w:cs="Times New Roman"/>
            <w:sz w:val="20"/>
            <w:szCs w:val="20"/>
          </w:rPr>
          <w:delText>used lead-lag cross-correlation, Granger causality, and event/spike-oriented warning diagnostics against VIX-based stress reference behavior.</w:delText>
        </w:r>
      </w:del>
      <w:r w:rsidRPr="783F2D85">
        <w:rPr>
          <w:rFonts w:ascii="Times New Roman" w:hAnsi="Times New Roman" w:cs="Times New Roman"/>
          <w:sz w:val="20"/>
          <w:szCs w:val="20"/>
        </w:rPr>
        <w:t xml:space="preserve"> The lead-lag diagnostic was computed as</w:t>
      </w:r>
      <w:r w:rsidR="00675E52" w:rsidRPr="783F2D85">
        <w:rPr>
          <w:rFonts w:ascii="Times New Roman" w:hAnsi="Times New Roman" w:cs="Times New Roman"/>
          <w:sz w:val="20"/>
          <w:szCs w:val="20"/>
        </w:rPr>
        <w:t>:</w:t>
      </w:r>
    </w:p>
    <w:p w14:paraId="7583B6E3" w14:textId="543C383E" w:rsidR="008E1A21" w:rsidRPr="00E75AD0" w:rsidDel="00E75AD0" w:rsidRDefault="00327F7B" w:rsidP="007748AA">
      <w:pPr>
        <w:spacing w:after="278"/>
        <w:rPr>
          <w:del w:id="744" w:author="Rocha, Jonathan" w:date="2026-02-19T10:59:00Z" w16du:dateUtc="2026-02-19T16:59:00Z"/>
          <w:rFonts w:ascii="Times New Roman" w:hAnsi="Times New Roman" w:cs="Times New Roman"/>
          <w:sz w:val="20"/>
          <w:szCs w:val="20"/>
          <w:rPrChange w:id="745" w:author="Rocha, Jonathan" w:date="2026-02-19T10:59:00Z" w16du:dateUtc="2026-02-19T16:59:00Z">
            <w:rPr>
              <w:del w:id="746" w:author="Rocha, Jonathan" w:date="2026-02-19T10:59:00Z" w16du:dateUtc="2026-02-19T16:59:00Z"/>
              <w:rFonts w:ascii="Cambria Math" w:hAnsi="Cambria Math" w:cs="Times New Roman"/>
              <w:i/>
              <w:sz w:val="20"/>
              <w:szCs w:val="20"/>
            </w:rPr>
          </w:rPrChange>
        </w:rPr>
      </w:pPr>
      <m:oMathPara>
        <m:oMath>
          <m:sSub>
            <m:sSubPr>
              <m:ctrlPr>
                <w:ins w:id="747" w:author="Rocha, Jonathan" w:date="2026-02-19T10:59:00Z" w16du:dateUtc="2026-02-19T16:59:00Z">
                  <w:rPr>
                    <w:rFonts w:ascii="Cambria Math" w:hAnsi="Cambria Math" w:cs="Times New Roman"/>
                    <w:bCs/>
                    <w:i/>
                    <w:sz w:val="20"/>
                    <w:szCs w:val="20"/>
                  </w:rPr>
                </w:ins>
              </m:ctrlPr>
            </m:sSubPr>
            <m:e>
              <m:r>
                <m:rPr>
                  <m:sty m:val="p"/>
                </m:rPr>
                <w:rPr>
                  <w:rFonts w:ascii="Cambria Math" w:hAnsi="Cambria Math" w:cs="Times New Roman"/>
                  <w:sz w:val="20"/>
                  <w:szCs w:val="20"/>
                </w:rPr>
                <m:t>ρ</m:t>
              </m:r>
              <m:ctrlPr>
                <w:ins w:id="748" w:author="Rocha, Jonathan" w:date="2026-02-19T10:59:00Z" w16du:dateUtc="2026-02-19T16:59:00Z">
                  <w:rPr>
                    <w:rFonts w:ascii="Cambria Math" w:hAnsi="Cambria Math" w:cs="Times New Roman"/>
                    <w:bCs/>
                    <w:sz w:val="20"/>
                    <w:szCs w:val="20"/>
                  </w:rPr>
                </w:ins>
              </m:ctrlPr>
            </m:e>
            <m:sub>
              <m:r>
                <w:ins w:id="749" w:author="Rocha, Jonathan" w:date="2026-02-19T10:59:00Z" w16du:dateUtc="2026-02-19T16:59:00Z">
                  <w:rPr>
                    <w:rFonts w:ascii="Cambria Math" w:hAnsi="Cambria Math" w:cs="Times New Roman"/>
                    <w:sz w:val="20"/>
                    <w:szCs w:val="20"/>
                  </w:rPr>
                  <m:t>SV</m:t>
                </w:ins>
              </m:r>
            </m:sub>
          </m:sSub>
          <m:d>
            <m:dPr>
              <m:ctrlPr>
                <w:ins w:id="750" w:author="Rocha, Jonathan" w:date="2026-02-19T10:59:00Z" w16du:dateUtc="2026-02-19T16:59:00Z">
                  <w:rPr>
                    <w:rFonts w:ascii="Cambria Math" w:hAnsi="Cambria Math" w:cs="Times New Roman"/>
                    <w:bCs/>
                    <w:i/>
                    <w:sz w:val="20"/>
                    <w:szCs w:val="20"/>
                  </w:rPr>
                </w:ins>
              </m:ctrlPr>
            </m:dPr>
            <m:e>
              <m:r>
                <w:ins w:id="751" w:author="Rocha, Jonathan" w:date="2026-02-19T10:59:00Z" w16du:dateUtc="2026-02-19T16:59:00Z">
                  <w:rPr>
                    <w:rFonts w:ascii="Cambria Math" w:hAnsi="Cambria Math" w:cs="Times New Roman"/>
                    <w:sz w:val="20"/>
                    <w:szCs w:val="20"/>
                  </w:rPr>
                  <m:t>k</m:t>
                </w:ins>
              </m:r>
            </m:e>
          </m:d>
          <m:r>
            <w:ins w:id="752" w:author="Rocha, Jonathan" w:date="2026-02-19T10:59:00Z" w16du:dateUtc="2026-02-19T16:59:00Z">
              <w:rPr>
                <w:rFonts w:ascii="Cambria Math" w:hAnsi="Cambria Math" w:cs="Times New Roman"/>
                <w:sz w:val="20"/>
                <w:szCs w:val="20"/>
              </w:rPr>
              <m:t>=</m:t>
            </w:ins>
          </m:r>
          <m:r>
            <w:ins w:id="753" w:author="Rocha, Jonathan" w:date="2026-02-19T10:59:00Z" w16du:dateUtc="2026-02-19T16:59:00Z">
              <m:rPr>
                <m:nor/>
              </m:rPr>
              <w:rPr>
                <w:rFonts w:ascii="Cambria Math" w:hAnsi="Cambria Math" w:cs="Times New Roman"/>
                <w:bCs/>
                <w:sz w:val="20"/>
                <w:szCs w:val="20"/>
              </w:rPr>
              <m:t>Corr</m:t>
            </w:ins>
          </m:r>
          <m:d>
            <m:dPr>
              <m:ctrlPr>
                <w:ins w:id="754" w:author="Rocha, Jonathan" w:date="2026-02-19T10:59:00Z" w16du:dateUtc="2026-02-19T16:59:00Z">
                  <w:rPr>
                    <w:rFonts w:ascii="Cambria Math" w:hAnsi="Cambria Math" w:cs="Times New Roman"/>
                    <w:bCs/>
                    <w:i/>
                    <w:sz w:val="20"/>
                    <w:szCs w:val="20"/>
                  </w:rPr>
                </w:ins>
              </m:ctrlPr>
            </m:dPr>
            <m:e>
              <m:sSub>
                <m:sSubPr>
                  <m:ctrlPr>
                    <w:ins w:id="755" w:author="Rocha, Jonathan" w:date="2026-02-19T10:59:00Z" w16du:dateUtc="2026-02-19T16:59:00Z">
                      <w:rPr>
                        <w:rFonts w:ascii="Cambria Math" w:hAnsi="Cambria Math" w:cs="Times New Roman"/>
                        <w:bCs/>
                        <w:i/>
                        <w:sz w:val="20"/>
                        <w:szCs w:val="20"/>
                      </w:rPr>
                    </w:ins>
                  </m:ctrlPr>
                </m:sSubPr>
                <m:e>
                  <m:r>
                    <w:ins w:id="756" w:author="Rocha, Jonathan" w:date="2026-02-19T10:59:00Z" w16du:dateUtc="2026-02-19T16:59:00Z">
                      <w:rPr>
                        <w:rFonts w:ascii="Cambria Math" w:hAnsi="Cambria Math" w:cs="Times New Roman"/>
                        <w:sz w:val="20"/>
                        <w:szCs w:val="20"/>
                      </w:rPr>
                      <m:t>S</m:t>
                    </w:ins>
                  </m:r>
                </m:e>
                <m:sub>
                  <m:r>
                    <w:ins w:id="757" w:author="Rocha, Jonathan" w:date="2026-02-19T10:59:00Z" w16du:dateUtc="2026-02-19T16:59:00Z">
                      <w:rPr>
                        <w:rFonts w:ascii="Cambria Math" w:hAnsi="Cambria Math" w:cs="Times New Roman"/>
                        <w:sz w:val="20"/>
                        <w:szCs w:val="20"/>
                      </w:rPr>
                      <m:t>t-k</m:t>
                    </w:ins>
                  </m:r>
                </m:sub>
              </m:sSub>
              <m:r>
                <w:ins w:id="758" w:author="Rocha, Jonathan" w:date="2026-02-19T10:59:00Z" w16du:dateUtc="2026-02-19T16:59:00Z">
                  <w:rPr>
                    <w:rFonts w:ascii="Cambria Math" w:hAnsi="Cambria Math" w:cs="Times New Roman"/>
                    <w:sz w:val="20"/>
                    <w:szCs w:val="20"/>
                  </w:rPr>
                  <m:t>,</m:t>
                </w:ins>
              </m:r>
              <m:sSub>
                <m:sSubPr>
                  <m:ctrlPr>
                    <w:ins w:id="759" w:author="Rocha, Jonathan" w:date="2026-02-19T10:59:00Z" w16du:dateUtc="2026-02-19T16:59:00Z">
                      <w:rPr>
                        <w:rFonts w:ascii="Cambria Math" w:hAnsi="Cambria Math" w:cs="Times New Roman"/>
                        <w:bCs/>
                        <w:i/>
                        <w:sz w:val="20"/>
                        <w:szCs w:val="20"/>
                      </w:rPr>
                    </w:ins>
                  </m:ctrlPr>
                </m:sSubPr>
                <m:e>
                  <m:r>
                    <w:ins w:id="760" w:author="Rocha, Jonathan" w:date="2026-02-19T10:59:00Z" w16du:dateUtc="2026-02-19T16:59:00Z">
                      <w:rPr>
                        <w:rFonts w:ascii="Cambria Math" w:hAnsi="Cambria Math" w:cs="Times New Roman"/>
                        <w:sz w:val="20"/>
                        <w:szCs w:val="20"/>
                      </w:rPr>
                      <m:t>V</m:t>
                    </w:ins>
                  </m:r>
                </m:e>
                <m:sub>
                  <m:r>
                    <w:ins w:id="761" w:author="Rocha, Jonathan" w:date="2026-02-19T10:59:00Z" w16du:dateUtc="2026-02-19T16:59:00Z">
                      <w:rPr>
                        <w:rFonts w:ascii="Cambria Math" w:hAnsi="Cambria Math" w:cs="Times New Roman"/>
                        <w:sz w:val="20"/>
                        <w:szCs w:val="20"/>
                      </w:rPr>
                      <m:t>t</m:t>
                    </w:ins>
                  </m:r>
                </m:sub>
              </m:sSub>
            </m:e>
          </m:d>
          <m:r>
            <w:ins w:id="762" w:author="Rocha, Jonathan" w:date="2026-02-19T10:59:00Z" w16du:dateUtc="2026-02-19T16:59:00Z">
              <w:rPr>
                <w:rFonts w:ascii="Cambria Math" w:hAnsi="Cambria Math" w:cs="Times New Roman"/>
                <w:sz w:val="20"/>
                <w:szCs w:val="20"/>
              </w:rPr>
              <m:t>,</m:t>
            </w:ins>
          </m:r>
          <m:r>
            <m:rPr>
              <m:sty m:val="p"/>
            </m:rPr>
            <w:rPr>
              <w:rFonts w:ascii="Cambria Math" w:hAnsi="Cambria Math" w:cs="Times New Roman"/>
              <w:sz w:val="20"/>
              <w:szCs w:val="20"/>
            </w:rPr>
            <m:t>  </m:t>
          </m:r>
          <m:acc>
            <m:accPr>
              <m:ctrlPr>
                <w:rPr>
                  <w:rFonts w:ascii="Cambria Math" w:hAnsi="Cambria Math" w:cs="Times New Roman"/>
                  <w:bCs/>
                  <w:sz w:val="20"/>
                  <w:szCs w:val="20"/>
                </w:rPr>
              </m:ctrlPr>
            </m:accPr>
            <m:e>
              <m:r>
                <w:ins w:id="763" w:author="Rocha, Jonathan" w:date="2026-02-19T10:59:00Z" w16du:dateUtc="2026-02-19T16:59:00Z">
                  <w:rPr>
                    <w:rFonts w:ascii="Cambria Math" w:hAnsi="Cambria Math" w:cs="Times New Roman"/>
                    <w:sz w:val="20"/>
                    <w:szCs w:val="20"/>
                  </w:rPr>
                  <m:t>k</m:t>
                </w:ins>
              </m:r>
            </m:e>
          </m:acc>
          <m:r>
            <w:ins w:id="764" w:author="Rocha, Jonathan" w:date="2026-02-19T10:59:00Z" w16du:dateUtc="2026-02-19T16:59:00Z">
              <w:rPr>
                <w:rFonts w:ascii="Cambria Math" w:hAnsi="Cambria Math" w:cs="Times New Roman"/>
                <w:sz w:val="20"/>
                <w:szCs w:val="20"/>
              </w:rPr>
              <m:t>=</m:t>
            </w:ins>
          </m:r>
          <m:func>
            <m:funcPr>
              <m:ctrlPr>
                <w:rPr>
                  <w:rFonts w:ascii="Cambria Math" w:hAnsi="Cambria Math" w:cs="Times New Roman"/>
                  <w:bCs/>
                  <w:sz w:val="20"/>
                  <w:szCs w:val="20"/>
                </w:rPr>
              </m:ctrlPr>
            </m:funcPr>
            <m:fName>
              <m:r>
                <m:rPr>
                  <m:sty m:val="p"/>
                </m:rPr>
                <w:rPr>
                  <w:rFonts w:ascii="Cambria Math" w:hAnsi="Cambria Math" w:cs="Times New Roman"/>
                  <w:sz w:val="20"/>
                  <w:szCs w:val="20"/>
                </w:rPr>
                <m:t>arg</m:t>
              </m:r>
              <m:ctrlPr>
                <w:rPr>
                  <w:rFonts w:ascii="Cambria Math" w:hAnsi="Cambria Math" w:cs="Times New Roman"/>
                  <w:bCs/>
                  <w:i/>
                  <w:sz w:val="20"/>
                  <w:szCs w:val="20"/>
                </w:rPr>
              </m:ctrlPr>
            </m:fName>
            <m:e>
              <m:func>
                <m:funcPr>
                  <m:ctrlPr>
                    <w:rPr>
                      <w:rFonts w:ascii="Cambria Math" w:hAnsi="Cambria Math" w:cs="Times New Roman"/>
                      <w:bCs/>
                      <w:sz w:val="20"/>
                      <w:szCs w:val="20"/>
                    </w:rPr>
                  </m:ctrlPr>
                </m:funcPr>
                <m:fName>
                  <m:limLow>
                    <m:limLowPr>
                      <m:ctrlPr>
                        <w:ins w:id="765" w:author="Rocha, Jonathan" w:date="2026-02-19T10:59:00Z" w16du:dateUtc="2026-02-19T16:59:00Z">
                          <w:rPr>
                            <w:rFonts w:ascii="Cambria Math" w:hAnsi="Cambria Math" w:cs="Times New Roman"/>
                            <w:bCs/>
                            <w:i/>
                            <w:sz w:val="20"/>
                            <w:szCs w:val="20"/>
                          </w:rPr>
                        </w:ins>
                      </m:ctrlPr>
                    </m:limLowPr>
                    <m:e>
                      <m:r>
                        <m:rPr>
                          <m:sty m:val="p"/>
                        </m:rPr>
                        <w:rPr>
                          <w:rFonts w:ascii="Cambria Math" w:hAnsi="Cambria Math" w:cs="Times New Roman"/>
                          <w:sz w:val="20"/>
                          <w:szCs w:val="20"/>
                        </w:rPr>
                        <m:t>max</m:t>
                      </m:r>
                      <m:ctrlPr>
                        <w:ins w:id="766" w:author="Rocha, Jonathan" w:date="2026-02-19T10:59:00Z" w16du:dateUtc="2026-02-19T16:59:00Z">
                          <w:rPr>
                            <w:rFonts w:ascii="Cambria Math" w:hAnsi="Cambria Math" w:cs="Times New Roman"/>
                            <w:bCs/>
                            <w:sz w:val="20"/>
                            <w:szCs w:val="20"/>
                          </w:rPr>
                        </w:ins>
                      </m:ctrlPr>
                    </m:e>
                    <m:lim>
                      <m:r>
                        <w:ins w:id="767" w:author="Rocha, Jonathan" w:date="2026-02-19T10:59:00Z" w16du:dateUtc="2026-02-19T16:59:00Z">
                          <w:rPr>
                            <w:rFonts w:ascii="Cambria Math" w:hAnsi="Cambria Math" w:cs="Times New Roman"/>
                            <w:sz w:val="20"/>
                            <w:szCs w:val="20"/>
                          </w:rPr>
                          <m:t>k</m:t>
                        </w:ins>
                      </m:r>
                      <m:r>
                        <m:rPr>
                          <m:sty m:val="p"/>
                        </m:rPr>
                        <w:rPr>
                          <w:rFonts w:ascii="Cambria Math" w:hAnsi="Cambria Math" w:cs="Times New Roman" w:hint="eastAsia"/>
                          <w:sz w:val="20"/>
                          <w:szCs w:val="20"/>
                        </w:rPr>
                        <m:t>∈</m:t>
                      </m:r>
                      <m:r>
                        <w:ins w:id="768" w:author="Rocha, Jonathan" w:date="2026-02-19T10:59:00Z" w16du:dateUtc="2026-02-19T16:59:00Z">
                          <m:rPr>
                            <m:lit/>
                          </m:rPr>
                          <w:rPr>
                            <w:rFonts w:ascii="Cambria Math" w:hAnsi="Cambria Math" w:cs="Times New Roman"/>
                            <w:sz w:val="20"/>
                            <w:szCs w:val="20"/>
                          </w:rPr>
                          <m:t>{</m:t>
                        </w:ins>
                      </m:r>
                      <m:r>
                        <w:ins w:id="769" w:author="Rocha, Jonathan" w:date="2026-02-19T10:59:00Z" w16du:dateUtc="2026-02-19T16:59:00Z">
                          <w:rPr>
                            <w:rFonts w:ascii="Cambria Math" w:hAnsi="Cambria Math" w:cs="Times New Roman"/>
                            <w:sz w:val="20"/>
                            <w:szCs w:val="20"/>
                          </w:rPr>
                          <m:t>0,</m:t>
                        </w:ins>
                      </m:r>
                      <m:r>
                        <m:rPr>
                          <m:sty m:val="p"/>
                        </m:rPr>
                        <w:rPr>
                          <w:rFonts w:ascii="Cambria Math" w:hAnsi="Cambria Math" w:cs="Times New Roman"/>
                          <w:sz w:val="20"/>
                          <w:szCs w:val="20"/>
                        </w:rPr>
                        <m:t>…</m:t>
                      </m:r>
                      <m:r>
                        <w:ins w:id="770" w:author="Rocha, Jonathan" w:date="2026-02-19T10:59:00Z" w16du:dateUtc="2026-02-19T16:59:00Z">
                          <w:rPr>
                            <w:rFonts w:ascii="Cambria Math" w:hAnsi="Cambria Math" w:cs="Times New Roman"/>
                            <w:sz w:val="20"/>
                            <w:szCs w:val="20"/>
                          </w:rPr>
                          <m:t>,5</m:t>
                        </w:ins>
                      </m:r>
                      <m:r>
                        <w:ins w:id="771" w:author="Rocha, Jonathan" w:date="2026-02-19T10:59:00Z" w16du:dateUtc="2026-02-19T16:59:00Z">
                          <m:rPr>
                            <m:lit/>
                          </m:rPr>
                          <w:rPr>
                            <w:rFonts w:ascii="Cambria Math" w:hAnsi="Cambria Math" w:cs="Times New Roman"/>
                            <w:sz w:val="20"/>
                            <w:szCs w:val="20"/>
                          </w:rPr>
                          <m:t>}</m:t>
                        </w:ins>
                      </m:r>
                      <m:ctrlPr>
                        <w:ins w:id="772" w:author="Rocha, Jonathan" w:date="2026-02-19T10:59:00Z" w16du:dateUtc="2026-02-19T16:59:00Z">
                          <w:rPr>
                            <w:rFonts w:ascii="Cambria Math" w:hAnsi="Cambria Math" w:cs="Times New Roman"/>
                            <w:bCs/>
                            <w:sz w:val="20"/>
                            <w:szCs w:val="20"/>
                          </w:rPr>
                        </w:ins>
                      </m:ctrlPr>
                    </m:lim>
                  </m:limLow>
                </m:fName>
                <m:e>
                  <m:d>
                    <m:dPr>
                      <m:begChr m:val="|"/>
                      <m:endChr m:val="|"/>
                      <m:ctrlPr>
                        <w:ins w:id="773" w:author="Rocha, Jonathan" w:date="2026-02-19T10:59:00Z" w16du:dateUtc="2026-02-19T16:59:00Z">
                          <w:rPr>
                            <w:rFonts w:ascii="Cambria Math" w:hAnsi="Cambria Math" w:cs="Times New Roman"/>
                            <w:bCs/>
                            <w:i/>
                            <w:sz w:val="20"/>
                            <w:szCs w:val="20"/>
                          </w:rPr>
                        </w:ins>
                      </m:ctrlPr>
                    </m:dPr>
                    <m:e>
                      <m:sSub>
                        <m:sSubPr>
                          <m:ctrlPr>
                            <w:ins w:id="774" w:author="Rocha, Jonathan" w:date="2026-02-19T10:59:00Z" w16du:dateUtc="2026-02-19T16:59:00Z">
                              <w:rPr>
                                <w:rFonts w:ascii="Cambria Math" w:hAnsi="Cambria Math" w:cs="Times New Roman"/>
                                <w:bCs/>
                                <w:i/>
                                <w:sz w:val="20"/>
                                <w:szCs w:val="20"/>
                              </w:rPr>
                            </w:ins>
                          </m:ctrlPr>
                        </m:sSubPr>
                        <m:e>
                          <m:r>
                            <m:rPr>
                              <m:sty m:val="p"/>
                            </m:rPr>
                            <w:rPr>
                              <w:rFonts w:ascii="Cambria Math" w:hAnsi="Cambria Math" w:cs="Times New Roman"/>
                              <w:sz w:val="20"/>
                              <w:szCs w:val="20"/>
                            </w:rPr>
                            <m:t>ρ</m:t>
                          </m:r>
                        </m:e>
                        <m:sub>
                          <m:r>
                            <w:ins w:id="775" w:author="Rocha, Jonathan" w:date="2026-02-19T10:59:00Z" w16du:dateUtc="2026-02-19T16:59:00Z">
                              <w:rPr>
                                <w:rFonts w:ascii="Cambria Math" w:hAnsi="Cambria Math" w:cs="Times New Roman"/>
                                <w:sz w:val="20"/>
                                <w:szCs w:val="20"/>
                              </w:rPr>
                              <m:t>SV</m:t>
                            </w:ins>
                          </m:r>
                        </m:sub>
                      </m:sSub>
                      <m:d>
                        <m:dPr>
                          <m:ctrlPr>
                            <w:ins w:id="776" w:author="Rocha, Jonathan" w:date="2026-02-19T10:59:00Z" w16du:dateUtc="2026-02-19T16:59:00Z">
                              <w:rPr>
                                <w:rFonts w:ascii="Cambria Math" w:hAnsi="Cambria Math" w:cs="Times New Roman"/>
                                <w:bCs/>
                                <w:i/>
                                <w:sz w:val="20"/>
                                <w:szCs w:val="20"/>
                              </w:rPr>
                            </w:ins>
                          </m:ctrlPr>
                        </m:dPr>
                        <m:e>
                          <m:r>
                            <w:ins w:id="777" w:author="Rocha, Jonathan" w:date="2026-02-19T10:59:00Z" w16du:dateUtc="2026-02-19T16:59:00Z">
                              <w:rPr>
                                <w:rFonts w:ascii="Cambria Math" w:hAnsi="Cambria Math" w:cs="Times New Roman"/>
                                <w:sz w:val="20"/>
                                <w:szCs w:val="20"/>
                              </w:rPr>
                              <m:t>k</m:t>
                            </w:ins>
                          </m:r>
                        </m:e>
                      </m:d>
                    </m:e>
                  </m:d>
                  <m:ctrlPr>
                    <w:rPr>
                      <w:rFonts w:ascii="Cambria Math" w:hAnsi="Cambria Math" w:cs="Times New Roman"/>
                      <w:bCs/>
                      <w:i/>
                      <w:sz w:val="20"/>
                      <w:szCs w:val="20"/>
                    </w:rPr>
                  </m:ctrlPr>
                </m:e>
              </m:func>
              <m:sSub>
                <m:sSubPr>
                  <m:ctrlPr>
                    <w:del w:id="778" w:author="Rocha, Jonathan" w:date="2026-02-19T10:59:00Z" w16du:dateUtc="2026-02-19T16:59:00Z">
                      <w:rPr>
                        <w:rFonts w:ascii="Cambria Math" w:hAnsi="Cambria Math" w:cs="Times New Roman"/>
                        <w:bCs/>
                        <w:i/>
                        <w:sz w:val="20"/>
                        <w:szCs w:val="20"/>
                      </w:rPr>
                    </w:del>
                  </m:ctrlPr>
                </m:sSubPr>
                <m:e>
                  <m:r>
                    <w:del w:id="779" w:author="Rocha, Jonathan" w:date="2026-02-19T10:59:00Z" w16du:dateUtc="2026-02-19T16:59:00Z">
                      <m:rPr>
                        <m:sty m:val="p"/>
                      </m:rPr>
                      <w:rPr>
                        <w:rFonts w:ascii="Cambria Math" w:hAnsi="Cambria Math" w:cs="Times New Roman"/>
                        <w:sz w:val="20"/>
                        <w:szCs w:val="20"/>
                      </w:rPr>
                      <m:t>ρ</m:t>
                    </w:del>
                  </m:r>
                  <m:ctrlPr>
                    <w:del w:id="780" w:author="Rocha, Jonathan" w:date="2026-02-19T10:59:00Z" w16du:dateUtc="2026-02-19T16:59:00Z">
                      <w:rPr>
                        <w:rFonts w:ascii="Cambria Math" w:hAnsi="Cambria Math" w:cs="Times New Roman"/>
                        <w:bCs/>
                        <w:sz w:val="20"/>
                        <w:szCs w:val="20"/>
                      </w:rPr>
                    </w:del>
                  </m:ctrlPr>
                </m:e>
                <m:sub>
                  <m:r>
                    <w:del w:id="781" w:author="Rocha, Jonathan" w:date="2026-02-19T10:59:00Z" w16du:dateUtc="2026-02-19T16:59:00Z">
                      <w:rPr>
                        <w:rFonts w:ascii="Cambria Math" w:hAnsi="Cambria Math" w:cs="Times New Roman"/>
                        <w:sz w:val="20"/>
                        <w:szCs w:val="20"/>
                      </w:rPr>
                      <m:t>SV</m:t>
                    </w:del>
                  </m:r>
                </m:sub>
              </m:sSub>
              <m:d>
                <m:dPr>
                  <m:ctrlPr>
                    <w:del w:id="782" w:author="Rocha, Jonathan" w:date="2026-02-19T10:59:00Z" w16du:dateUtc="2026-02-19T16:59:00Z">
                      <w:rPr>
                        <w:rFonts w:ascii="Cambria Math" w:hAnsi="Cambria Math" w:cs="Times New Roman"/>
                        <w:bCs/>
                        <w:i/>
                        <w:sz w:val="20"/>
                        <w:szCs w:val="20"/>
                      </w:rPr>
                    </w:del>
                  </m:ctrlPr>
                </m:dPr>
                <m:e>
                  <m:r>
                    <w:del w:id="783" w:author="Rocha, Jonathan" w:date="2026-02-19T10:59:00Z" w16du:dateUtc="2026-02-19T16:59:00Z">
                      <w:rPr>
                        <w:rFonts w:ascii="Cambria Math" w:hAnsi="Cambria Math" w:cs="Times New Roman"/>
                        <w:sz w:val="20"/>
                        <w:szCs w:val="20"/>
                      </w:rPr>
                      <m:t>k</m:t>
                    </w:del>
                  </m:r>
                </m:e>
              </m:d>
            </m:e>
          </m:func>
          <m:r>
            <w:del w:id="784" w:author="Rocha, Jonathan" w:date="2026-02-19T10:59:00Z" w16du:dateUtc="2026-02-19T16:59:00Z">
              <w:rPr>
                <w:rFonts w:ascii="Cambria Math" w:hAnsi="Cambria Math" w:cs="Times New Roman"/>
                <w:sz w:val="20"/>
                <w:szCs w:val="20"/>
              </w:rPr>
              <m:t> = </m:t>
            </w:del>
          </m:r>
          <m:r>
            <w:del w:id="785" w:author="Rocha, Jonathan" w:date="2026-02-19T10:59:00Z" w16du:dateUtc="2026-02-19T16:59:00Z">
              <m:rPr>
                <m:nor/>
              </m:rPr>
              <w:rPr>
                <w:rFonts w:ascii="Cambria Math" w:hAnsi="Cambria Math" w:cs="Times New Roman"/>
                <w:bCs/>
                <w:sz w:val="20"/>
                <w:szCs w:val="20"/>
              </w:rPr>
              <m:t>Corr</m:t>
            </w:del>
          </m:r>
          <m:d>
            <m:dPr>
              <m:ctrlPr>
                <w:del w:id="786" w:author="Rocha, Jonathan" w:date="2026-02-19T10:59:00Z" w16du:dateUtc="2026-02-19T16:59:00Z">
                  <w:rPr>
                    <w:rFonts w:ascii="Cambria Math" w:hAnsi="Cambria Math" w:cs="Times New Roman"/>
                    <w:bCs/>
                    <w:i/>
                    <w:sz w:val="20"/>
                    <w:szCs w:val="20"/>
                  </w:rPr>
                </w:del>
              </m:ctrlPr>
            </m:dPr>
            <m:e>
              <m:sSub>
                <m:sSubPr>
                  <m:ctrlPr>
                    <w:del w:id="787" w:author="Rocha, Jonathan" w:date="2026-02-19T10:59:00Z" w16du:dateUtc="2026-02-19T16:59:00Z">
                      <w:rPr>
                        <w:rFonts w:ascii="Cambria Math" w:hAnsi="Cambria Math" w:cs="Times New Roman"/>
                        <w:bCs/>
                        <w:i/>
                        <w:sz w:val="20"/>
                        <w:szCs w:val="20"/>
                      </w:rPr>
                    </w:del>
                  </m:ctrlPr>
                </m:sSubPr>
                <m:e>
                  <m:r>
                    <w:del w:id="788" w:author="Rocha, Jonathan" w:date="2026-02-19T10:59:00Z" w16du:dateUtc="2026-02-19T16:59:00Z">
                      <w:rPr>
                        <w:rFonts w:ascii="Cambria Math" w:hAnsi="Cambria Math" w:cs="Times New Roman"/>
                        <w:sz w:val="20"/>
                        <w:szCs w:val="20"/>
                      </w:rPr>
                      <m:t>S</m:t>
                    </w:del>
                  </m:r>
                </m:e>
                <m:sub>
                  <m:r>
                    <w:del w:id="789" w:author="Rocha, Jonathan" w:date="2026-02-19T10:59:00Z" w16du:dateUtc="2026-02-19T16:59:00Z">
                      <w:rPr>
                        <w:rFonts w:ascii="Cambria Math" w:hAnsi="Cambria Math" w:cs="Times New Roman"/>
                        <w:sz w:val="20"/>
                        <w:szCs w:val="20"/>
                      </w:rPr>
                      <m:t>t-k</m:t>
                    </w:del>
                  </m:r>
                </m:sub>
              </m:sSub>
              <m:r>
                <w:del w:id="790" w:author="Rocha, Jonathan" w:date="2026-02-19T10:59:00Z" w16du:dateUtc="2026-02-19T16:59:00Z">
                  <w:rPr>
                    <w:rFonts w:ascii="Cambria Math" w:hAnsi="Cambria Math" w:cs="Times New Roman"/>
                    <w:sz w:val="20"/>
                    <w:szCs w:val="20"/>
                  </w:rPr>
                  <m:t>, </m:t>
                </w:del>
              </m:r>
              <m:sSub>
                <m:sSubPr>
                  <m:ctrlPr>
                    <w:del w:id="791" w:author="Rocha, Jonathan" w:date="2026-02-19T10:59:00Z" w16du:dateUtc="2026-02-19T16:59:00Z">
                      <w:rPr>
                        <w:rFonts w:ascii="Cambria Math" w:hAnsi="Cambria Math" w:cs="Times New Roman"/>
                        <w:bCs/>
                        <w:i/>
                        <w:sz w:val="20"/>
                        <w:szCs w:val="20"/>
                      </w:rPr>
                    </w:del>
                  </m:ctrlPr>
                </m:sSubPr>
                <m:e/>
                <m:sub>
                  <m:r>
                    <w:del w:id="792" w:author="Rocha, Jonathan" w:date="2026-02-19T10:59:00Z" w16du:dateUtc="2026-02-19T16:59:00Z">
                      <w:rPr>
                        <w:rFonts w:ascii="Cambria Math" w:hAnsi="Cambria Math" w:cs="Times New Roman"/>
                        <w:sz w:val="20"/>
                        <w:szCs w:val="20"/>
                      </w:rPr>
                      <m:t>t</m:t>
                    </w:del>
                  </m:r>
                </m:sub>
              </m:sSub>
            </m:e>
          </m:d>
          <m:r>
            <w:del w:id="793" w:author="Rocha, Jonathan" w:date="2026-02-19T10:59:00Z" w16du:dateUtc="2026-02-19T16:59:00Z">
              <w:rPr>
                <w:rFonts w:ascii="Cambria Math" w:hAnsi="Cambria Math" w:cs="Times New Roman"/>
                <w:sz w:val="20"/>
                <w:szCs w:val="20"/>
              </w:rPr>
              <m:t>, </m:t>
            </w:del>
          </m:r>
          <m:r>
            <w:del w:id="794" w:author="Rocha, Jonathan" w:date="2026-02-19T10:59:00Z" w16du:dateUtc="2026-02-19T16:59:00Z">
              <m:rPr>
                <m:sty m:val="p"/>
              </m:rPr>
              <w:rPr>
                <w:rFonts w:ascii="Cambria Math" w:hAnsi="Cambria Math" w:cs="Times New Roman"/>
                <w:sz w:val="20"/>
                <w:szCs w:val="20"/>
              </w:rPr>
              <m:t>  </m:t>
            </w:del>
          </m:r>
          <m:r>
            <w:del w:id="795" w:author="Rocha, Jonathan" w:date="2026-02-19T10:59:00Z" w16du:dateUtc="2026-02-19T16:59:00Z">
              <w:rPr>
                <w:rFonts w:ascii="Cambria Math" w:hAnsi="Cambria Math" w:cs="Times New Roman"/>
                <w:sz w:val="20"/>
                <w:szCs w:val="20"/>
              </w:rPr>
              <m:t> </m:t>
            </w:del>
          </m:r>
          <m:acc>
            <m:accPr>
              <m:ctrlPr>
                <w:del w:id="796" w:author="Rocha, Jonathan" w:date="2026-02-19T10:59:00Z" w16du:dateUtc="2026-02-19T16:59:00Z">
                  <w:rPr>
                    <w:rFonts w:ascii="Cambria Math" w:hAnsi="Cambria Math" w:cs="Times New Roman"/>
                    <w:bCs/>
                    <w:sz w:val="20"/>
                    <w:szCs w:val="20"/>
                  </w:rPr>
                </w:del>
              </m:ctrlPr>
            </m:accPr>
            <m:e>
              <m:r>
                <w:del w:id="797" w:author="Rocha, Jonathan" w:date="2026-02-19T10:59:00Z" w16du:dateUtc="2026-02-19T16:59:00Z">
                  <w:rPr>
                    <w:rFonts w:ascii="Cambria Math" w:hAnsi="Cambria Math" w:cs="Times New Roman"/>
                    <w:sz w:val="20"/>
                    <w:szCs w:val="20"/>
                  </w:rPr>
                  <m:t>k</m:t>
                </w:del>
              </m:r>
            </m:e>
          </m:acc>
          <m:r>
            <w:del w:id="798" w:author="Rocha, Jonathan" w:date="2026-02-19T10:59:00Z" w16du:dateUtc="2026-02-19T16:59:00Z">
              <w:rPr>
                <w:rFonts w:ascii="Cambria Math" w:hAnsi="Cambria Math" w:cs="Times New Roman"/>
                <w:sz w:val="20"/>
                <w:szCs w:val="20"/>
              </w:rPr>
              <m:t>=</m:t>
            </w:del>
          </m:r>
          <m:func>
            <m:funcPr>
              <m:ctrlPr>
                <w:del w:id="799" w:author="Rocha, Jonathan" w:date="2026-02-19T10:59:00Z" w16du:dateUtc="2026-02-19T16:59:00Z">
                  <w:rPr>
                    <w:rFonts w:ascii="Cambria Math" w:hAnsi="Cambria Math" w:cs="Times New Roman"/>
                    <w:bCs/>
                    <w:sz w:val="20"/>
                    <w:szCs w:val="20"/>
                  </w:rPr>
                </w:del>
              </m:ctrlPr>
            </m:funcPr>
            <m:fName>
              <m:r>
                <w:del w:id="800" w:author="Rocha, Jonathan" w:date="2026-02-19T10:59:00Z" w16du:dateUtc="2026-02-19T16:59:00Z">
                  <m:rPr>
                    <m:sty m:val="p"/>
                  </m:rPr>
                  <w:rPr>
                    <w:rFonts w:ascii="Cambria Math" w:hAnsi="Cambria Math" w:cs="Times New Roman"/>
                    <w:sz w:val="20"/>
                    <w:szCs w:val="20"/>
                  </w:rPr>
                  <m:t>arg</m:t>
                </w:del>
              </m:r>
              <m:ctrlPr>
                <w:del w:id="801" w:author="Rocha, Jonathan" w:date="2026-02-19T10:59:00Z" w16du:dateUtc="2026-02-19T16:59:00Z">
                  <w:rPr>
                    <w:rFonts w:ascii="Cambria Math" w:hAnsi="Cambria Math" w:cs="Times New Roman"/>
                    <w:bCs/>
                    <w:i/>
                    <w:sz w:val="20"/>
                    <w:szCs w:val="20"/>
                  </w:rPr>
                </w:del>
              </m:ctrlPr>
            </m:fName>
            <m:e>
              <m:func>
                <m:funcPr>
                  <m:ctrlPr>
                    <w:del w:id="802" w:author="Rocha, Jonathan" w:date="2026-02-19T10:59:00Z" w16du:dateUtc="2026-02-19T16:59:00Z">
                      <w:rPr>
                        <w:rFonts w:ascii="Cambria Math" w:hAnsi="Cambria Math" w:cs="Times New Roman"/>
                        <w:bCs/>
                        <w:sz w:val="20"/>
                        <w:szCs w:val="20"/>
                      </w:rPr>
                    </w:del>
                  </m:ctrlPr>
                </m:funcPr>
                <m:fName>
                  <m:limLow>
                    <m:limLowPr>
                      <m:ctrlPr>
                        <w:del w:id="803" w:author="Rocha, Jonathan" w:date="2026-02-19T10:59:00Z" w16du:dateUtc="2026-02-19T16:59:00Z">
                          <w:rPr>
                            <w:rFonts w:ascii="Cambria Math" w:hAnsi="Cambria Math" w:cs="Times New Roman"/>
                            <w:bCs/>
                            <w:i/>
                            <w:sz w:val="20"/>
                            <w:szCs w:val="20"/>
                          </w:rPr>
                        </w:del>
                      </m:ctrlPr>
                    </m:limLowPr>
                    <m:e>
                      <m:r>
                        <w:del w:id="804" w:author="Rocha, Jonathan" w:date="2026-02-19T10:59:00Z" w16du:dateUtc="2026-02-19T16:59:00Z">
                          <m:rPr>
                            <m:sty m:val="p"/>
                          </m:rPr>
                          <w:rPr>
                            <w:rFonts w:ascii="Cambria Math" w:hAnsi="Cambria Math" w:cs="Times New Roman"/>
                            <w:sz w:val="20"/>
                            <w:szCs w:val="20"/>
                          </w:rPr>
                          <m:t>max</m:t>
                        </w:del>
                      </m:r>
                      <m:ctrlPr>
                        <w:del w:id="805" w:author="Rocha, Jonathan" w:date="2026-02-19T10:59:00Z" w16du:dateUtc="2026-02-19T16:59:00Z">
                          <w:rPr>
                            <w:rFonts w:ascii="Cambria Math" w:hAnsi="Cambria Math" w:cs="Times New Roman"/>
                            <w:bCs/>
                            <w:sz w:val="20"/>
                            <w:szCs w:val="20"/>
                          </w:rPr>
                        </w:del>
                      </m:ctrlPr>
                    </m:e>
                    <m:lim>
                      <m:r>
                        <w:del w:id="806" w:author="Rocha, Jonathan" w:date="2026-02-19T10:59:00Z" w16du:dateUtc="2026-02-19T16:59:00Z">
                          <w:rPr>
                            <w:rFonts w:ascii="Cambria Math" w:hAnsi="Cambria Math" w:cs="Times New Roman"/>
                            <w:sz w:val="20"/>
                            <w:szCs w:val="20"/>
                          </w:rPr>
                          <m:t>k </m:t>
                        </w:del>
                      </m:r>
                      <m:r>
                        <w:del w:id="807" w:author="Rocha, Jonathan" w:date="2026-02-19T10:59:00Z" w16du:dateUtc="2026-02-19T16:59:00Z">
                          <m:rPr>
                            <m:sty m:val="p"/>
                          </m:rPr>
                          <w:rPr>
                            <w:rFonts w:ascii="Cambria Math" w:hAnsi="Cambria Math" w:cs="Times New Roman"/>
                            <w:sz w:val="20"/>
                            <w:szCs w:val="20"/>
                          </w:rPr>
                          <m:t>∈</m:t>
                        </w:del>
                      </m:r>
                      <m:r>
                        <w:del w:id="808" w:author="Rocha, Jonathan" w:date="2026-02-19T10:59:00Z" w16du:dateUtc="2026-02-19T16:59:00Z">
                          <w:rPr>
                            <w:rFonts w:ascii="Cambria Math" w:hAnsi="Cambria Math" w:cs="Times New Roman"/>
                            <w:sz w:val="20"/>
                            <w:szCs w:val="20"/>
                          </w:rPr>
                          <m:t> </m:t>
                        </w:del>
                      </m:r>
                      <m:r>
                        <w:del w:id="809" w:author="Rocha, Jonathan" w:date="2026-02-19T10:59:00Z" w16du:dateUtc="2026-02-19T16:59:00Z">
                          <m:rPr>
                            <m:lit/>
                          </m:rPr>
                          <w:rPr>
                            <w:rFonts w:ascii="Cambria Math" w:hAnsi="Cambria Math" w:cs="Times New Roman"/>
                            <w:sz w:val="20"/>
                            <w:szCs w:val="20"/>
                          </w:rPr>
                          <m:t>{</m:t>
                        </w:del>
                      </m:r>
                      <m:r>
                        <w:del w:id="810" w:author="Rocha, Jonathan" w:date="2026-02-19T10:59:00Z" w16du:dateUtc="2026-02-19T16:59:00Z">
                          <w:rPr>
                            <w:rFonts w:ascii="Cambria Math" w:hAnsi="Cambria Math" w:cs="Times New Roman"/>
                            <w:sz w:val="20"/>
                            <w:szCs w:val="20"/>
                          </w:rPr>
                          <m:t>0,</m:t>
                        </w:del>
                      </m:r>
                      <m:r>
                        <w:del w:id="811" w:author="Rocha, Jonathan" w:date="2026-02-19T10:59:00Z" w16du:dateUtc="2026-02-19T16:59:00Z">
                          <m:rPr>
                            <m:sty m:val="p"/>
                          </m:rPr>
                          <w:rPr>
                            <w:rFonts w:ascii="Cambria Math" w:hAnsi="Cambria Math" w:cs="Times New Roman"/>
                            <w:sz w:val="20"/>
                            <w:szCs w:val="20"/>
                          </w:rPr>
                          <m:t>…</m:t>
                        </w:del>
                      </m:r>
                      <m:r>
                        <w:del w:id="812" w:author="Rocha, Jonathan" w:date="2026-02-19T10:59:00Z" w16du:dateUtc="2026-02-19T16:59:00Z">
                          <w:rPr>
                            <w:rFonts w:ascii="Cambria Math" w:hAnsi="Cambria Math" w:cs="Times New Roman"/>
                            <w:sz w:val="20"/>
                            <w:szCs w:val="20"/>
                          </w:rPr>
                          <m:t>,5</m:t>
                        </w:del>
                      </m:r>
                      <m:r>
                        <w:del w:id="813" w:author="Rocha, Jonathan" w:date="2026-02-19T10:59:00Z" w16du:dateUtc="2026-02-19T16:59:00Z">
                          <m:rPr>
                            <m:lit/>
                          </m:rPr>
                          <w:rPr>
                            <w:rFonts w:ascii="Cambria Math" w:hAnsi="Cambria Math" w:cs="Times New Roman"/>
                            <w:sz w:val="20"/>
                            <w:szCs w:val="20"/>
                          </w:rPr>
                          <m:t>}</m:t>
                        </w:del>
                      </m:r>
                      <m:ctrlPr>
                        <w:del w:id="814" w:author="Rocha, Jonathan" w:date="2026-02-19T10:59:00Z" w16du:dateUtc="2026-02-19T16:59:00Z">
                          <w:rPr>
                            <w:rFonts w:ascii="Cambria Math" w:hAnsi="Cambria Math" w:cs="Times New Roman"/>
                            <w:bCs/>
                            <w:sz w:val="20"/>
                            <w:szCs w:val="20"/>
                          </w:rPr>
                        </w:del>
                      </m:ctrlPr>
                    </m:lim>
                  </m:limLow>
                </m:fName>
                <m:e>
                  <m:ctrlPr>
                    <w:del w:id="815" w:author="Rocha, Jonathan" w:date="2026-02-19T10:59:00Z" w16du:dateUtc="2026-02-19T16:59:00Z">
                      <w:rPr>
                        <w:rFonts w:ascii="Cambria Math" w:hAnsi="Cambria Math" w:cs="Times New Roman"/>
                        <w:bCs/>
                        <w:i/>
                        <w:sz w:val="20"/>
                        <w:szCs w:val="20"/>
                      </w:rPr>
                    </w:del>
                  </m:ctrlPr>
                </m:e>
              </m:func>
            </m:e>
          </m:func>
          <m:r>
            <w:del w:id="816" w:author="Rocha, Jonathan" w:date="2026-02-19T10:59:00Z" w16du:dateUtc="2026-02-19T16:59:00Z">
              <w:rPr>
                <w:rFonts w:ascii="Cambria Math" w:hAnsi="Cambria Math" w:cs="Times New Roman"/>
                <w:sz w:val="20"/>
                <w:szCs w:val="20"/>
              </w:rPr>
              <m:t> </m:t>
            </w:del>
          </m:r>
          <m:d>
            <m:dPr>
              <m:begChr m:val="|"/>
              <m:endChr m:val="|"/>
              <m:ctrlPr>
                <w:del w:id="817" w:author="Rocha, Jonathan" w:date="2026-02-19T10:59:00Z" w16du:dateUtc="2026-02-19T16:59:00Z">
                  <w:rPr>
                    <w:rFonts w:ascii="Cambria Math" w:hAnsi="Cambria Math" w:cs="Times New Roman"/>
                    <w:bCs/>
                    <w:i/>
                    <w:sz w:val="20"/>
                    <w:szCs w:val="20"/>
                  </w:rPr>
                </w:del>
              </m:ctrlPr>
            </m:dPr>
            <m:e>
              <m:sSub>
                <m:sSubPr>
                  <m:ctrlPr>
                    <w:del w:id="818" w:author="Rocha, Jonathan" w:date="2026-02-19T10:59:00Z" w16du:dateUtc="2026-02-19T16:59:00Z">
                      <w:rPr>
                        <w:rFonts w:ascii="Cambria Math" w:hAnsi="Cambria Math" w:cs="Times New Roman"/>
                        <w:bCs/>
                        <w:i/>
                        <w:sz w:val="20"/>
                        <w:szCs w:val="20"/>
                      </w:rPr>
                    </w:del>
                  </m:ctrlPr>
                </m:sSubPr>
                <m:e>
                  <m:r>
                    <w:del w:id="819" w:author="Rocha, Jonathan" w:date="2026-02-19T10:59:00Z" w16du:dateUtc="2026-02-19T16:59:00Z">
                      <m:rPr>
                        <m:sty m:val="p"/>
                      </m:rPr>
                      <w:rPr>
                        <w:rFonts w:ascii="Cambria Math" w:hAnsi="Cambria Math" w:cs="Times New Roman"/>
                        <w:sz w:val="20"/>
                        <w:szCs w:val="20"/>
                      </w:rPr>
                      <m:t>ρ</m:t>
                    </w:del>
                  </m:r>
                </m:e>
                <m:sub>
                  <m:r>
                    <w:del w:id="820" w:author="Rocha, Jonathan" w:date="2026-02-19T10:59:00Z" w16du:dateUtc="2026-02-19T16:59:00Z">
                      <w:rPr>
                        <w:rFonts w:ascii="Cambria Math" w:hAnsi="Cambria Math" w:cs="Times New Roman"/>
                        <w:sz w:val="20"/>
                        <w:szCs w:val="20"/>
                      </w:rPr>
                      <m:t>SV</m:t>
                    </w:del>
                  </m:r>
                </m:sub>
              </m:sSub>
              <m:d>
                <m:dPr>
                  <m:ctrlPr>
                    <w:del w:id="821" w:author="Rocha, Jonathan" w:date="2026-02-19T10:59:00Z" w16du:dateUtc="2026-02-19T16:59:00Z">
                      <w:rPr>
                        <w:rFonts w:ascii="Cambria Math" w:hAnsi="Cambria Math" w:cs="Times New Roman"/>
                        <w:bCs/>
                        <w:i/>
                        <w:sz w:val="20"/>
                        <w:szCs w:val="20"/>
                      </w:rPr>
                    </w:del>
                  </m:ctrlPr>
                </m:dPr>
                <m:e>
                  <m:r>
                    <w:del w:id="822" w:author="Rocha, Jonathan" w:date="2026-02-19T10:59:00Z" w16du:dateUtc="2026-02-19T16:59:00Z">
                      <w:rPr>
                        <w:rFonts w:ascii="Cambria Math" w:hAnsi="Cambria Math" w:cs="Times New Roman"/>
                        <w:sz w:val="20"/>
                        <w:szCs w:val="20"/>
                      </w:rPr>
                      <m:t>k</m:t>
                    </w:del>
                  </m:r>
                </m:e>
              </m:d>
            </m:e>
          </m:d>
        </m:oMath>
      </m:oMathPara>
    </w:p>
    <w:p w14:paraId="4FE88172" w14:textId="77777777" w:rsidR="00E75AD0" w:rsidRPr="00896D2E" w:rsidRDefault="00E75AD0">
      <w:pPr>
        <w:spacing w:after="278"/>
        <w:jc w:val="both"/>
        <w:rPr>
          <w:ins w:id="823" w:author="Rocha, Jonathan" w:date="2026-02-19T10:59:00Z" w16du:dateUtc="2026-02-19T16:59:00Z"/>
          <w:rFonts w:ascii="Times New Roman" w:hAnsi="Times New Roman" w:cs="Times New Roman"/>
          <w:sz w:val="20"/>
          <w:szCs w:val="20"/>
        </w:rPr>
        <w:pPrChange w:id="824" w:author="Cheun-Jensen, Jacquie" w:date="2026-02-17T17:07:00Z">
          <w:pPr>
            <w:spacing w:after="278"/>
            <w:jc w:val="center"/>
          </w:pPr>
        </w:pPrChange>
      </w:pPr>
    </w:p>
    <w:p w14:paraId="072C68C6" w14:textId="7EAE2CF7"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where </w:t>
      </w:r>
      <m:oMath>
        <m:sSub>
          <m:sSubPr>
            <m:ctrlPr>
              <w:rPr>
                <w:rFonts w:ascii="Cambria Math" w:hAnsi="Cambria Math" w:cs="Times New Roman"/>
                <w:bCs/>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oMath>
      <w:r w:rsidRPr="783F2D85">
        <w:rPr>
          <w:rFonts w:ascii="Times New Roman" w:hAnsi="Times New Roman" w:cs="Times New Roman"/>
          <w:sz w:val="20"/>
          <w:szCs w:val="20"/>
        </w:rPr>
        <w:t xml:space="preserve"> is the sentiment signal</w:t>
      </w:r>
      <w:r w:rsidR="008E1A21" w:rsidRPr="783F2D85">
        <w:rPr>
          <w:rFonts w:ascii="Times New Roman" w:hAnsi="Times New Roman" w:cs="Times New Roman"/>
          <w:sz w:val="20"/>
          <w:szCs w:val="20"/>
        </w:rPr>
        <w:t>,</w:t>
      </w:r>
      <w:r w:rsidRPr="783F2D85">
        <w:rPr>
          <w:rFonts w:ascii="Times New Roman" w:hAnsi="Times New Roman" w:cs="Times New Roman"/>
          <w:sz w:val="20"/>
          <w:szCs w:val="20"/>
        </w:rPr>
        <w:t xml:space="preserve"> and </w:t>
      </w:r>
      <m:oMath>
        <m:sSub>
          <m:sSubPr>
            <m:ctrlPr>
              <w:rPr>
                <w:rFonts w:ascii="Cambria Math" w:hAnsi="Cambria Math" w:cs="Times New Roman"/>
                <w:bCs/>
                <w:i/>
                <w:sz w:val="20"/>
                <w:szCs w:val="20"/>
              </w:rPr>
            </m:ctrlPr>
          </m:sSubPr>
          <m:e>
            <m:r>
              <w:rPr>
                <w:rFonts w:ascii="Cambria Math" w:hAnsi="Cambria Math" w:cs="Times New Roman"/>
                <w:sz w:val="20"/>
                <w:szCs w:val="20"/>
              </w:rPr>
              <m:t>V</m:t>
            </m:r>
          </m:e>
          <m:sub>
            <m:r>
              <w:rPr>
                <w:rFonts w:ascii="Cambria Math" w:hAnsi="Cambria Math" w:cs="Times New Roman"/>
                <w:sz w:val="20"/>
                <w:szCs w:val="20"/>
              </w:rPr>
              <m:t>t</m:t>
            </m:r>
          </m:sub>
        </m:sSub>
      </m:oMath>
      <w:r w:rsidRPr="783F2D85">
        <w:rPr>
          <w:rFonts w:ascii="Times New Roman" w:hAnsi="Times New Roman" w:cs="Times New Roman"/>
          <w:sz w:val="20"/>
          <w:szCs w:val="20"/>
        </w:rPr>
        <w:t xml:space="preserve"> is the stress reference series.</w:t>
      </w:r>
    </w:p>
    <w:p w14:paraId="37C8D246" w14:textId="6822B2C5"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H2 (divergence signal)</w:t>
      </w:r>
      <w:ins w:id="825" w:author="Jonathan Rocha" w:date="2026-03-02T12:18:00Z" w16du:dateUtc="2026-03-02T18:18:00Z">
        <w:r w:rsidR="00BD2BA8">
          <w:rPr>
            <w:rFonts w:ascii="Times New Roman" w:hAnsi="Times New Roman" w:cs="Times New Roman"/>
            <w:b/>
            <w:bCs/>
            <w:sz w:val="20"/>
            <w:szCs w:val="20"/>
          </w:rPr>
          <w:t>:</w:t>
        </w:r>
      </w:ins>
      <w:r w:rsidRPr="783F2D85">
        <w:rPr>
          <w:rFonts w:ascii="Times New Roman" w:hAnsi="Times New Roman" w:cs="Times New Roman"/>
          <w:sz w:val="20"/>
          <w:szCs w:val="20"/>
        </w:rPr>
        <w:t xml:space="preserve"> </w:t>
      </w:r>
      <w:del w:id="826" w:author="Jonathan Rocha" w:date="2026-03-02T12:16:00Z" w16du:dateUtc="2026-03-02T18:16:00Z">
        <w:r w:rsidRPr="783F2D85" w:rsidDel="00BD2BA8">
          <w:rPr>
            <w:rFonts w:ascii="Times New Roman" w:hAnsi="Times New Roman" w:cs="Times New Roman"/>
            <w:sz w:val="20"/>
            <w:szCs w:val="20"/>
          </w:rPr>
          <w:delText>compared pre-transition versus stable-period divergence and reported t-tests with effect size using:</w:delText>
        </w:r>
      </w:del>
      <w:ins w:id="827" w:author="Jonathan Rocha" w:date="2026-03-02T12:18:00Z" w16du:dateUtc="2026-03-02T18:18:00Z">
        <w:r w:rsidR="00BD2BA8">
          <w:rPr>
            <w:rFonts w:ascii="Times New Roman" w:hAnsi="Times New Roman" w:cs="Times New Roman"/>
            <w:sz w:val="20"/>
            <w:szCs w:val="20"/>
          </w:rPr>
          <w:t>T</w:t>
        </w:r>
      </w:ins>
      <w:ins w:id="828" w:author="Jonathan Rocha" w:date="2026-03-02T12:16:00Z" w16du:dateUtc="2026-03-02T18:16:00Z">
        <w:r w:rsidR="00BD2BA8">
          <w:rPr>
            <w:rFonts w:ascii="Times New Roman" w:hAnsi="Times New Roman" w:cs="Times New Roman"/>
            <w:sz w:val="20"/>
            <w:szCs w:val="20"/>
          </w:rPr>
          <w:t>ested by comparing pre-transition versus stable-period divergence with t-tests and effect-size reporting, consistent with cross-asset spillover asymmetry literature (Caferra, 2022; Wang et al., 2024). Compared pre-transition with stable-period divergence and reported t-tests along with effect sizes using:</w:t>
        </w:r>
      </w:ins>
    </w:p>
    <w:p w14:paraId="0BF8C516" w14:textId="5EDD9EFD" w:rsidR="007F1923" w:rsidRPr="00896D2E" w:rsidRDefault="008E1A21">
      <w:pPr>
        <w:spacing w:after="278"/>
        <w:jc w:val="both"/>
        <w:rPr>
          <w:rFonts w:ascii="Times New Roman" w:hAnsi="Times New Roman" w:cs="Times New Roman"/>
          <w:sz w:val="20"/>
          <w:szCs w:val="20"/>
        </w:rPr>
        <w:pPrChange w:id="829" w:author="Cheun-Jensen, Jacquie" w:date="2026-02-17T17:07:00Z">
          <w:pPr>
            <w:spacing w:after="278"/>
            <w:jc w:val="center"/>
          </w:pPr>
        </w:pPrChange>
      </w:pPr>
      <m:oMathPara>
        <m:oMath>
          <m:r>
            <w:rPr>
              <w:rFonts w:ascii="Cambria Math" w:hAnsi="Cambria Math" w:cs="Times New Roman"/>
              <w:sz w:val="20"/>
              <w:szCs w:val="20"/>
            </w:rPr>
            <m:t>t=</m:t>
          </m:r>
          <m:f>
            <m:fPr>
              <m:ctrlPr>
                <w:rPr>
                  <w:rFonts w:ascii="Cambria Math" w:hAnsi="Cambria Math" w:cs="Times New Roman"/>
                  <w:bCs/>
                  <w:sz w:val="20"/>
                  <w:szCs w:val="20"/>
                </w:rPr>
              </m:ctrlPr>
            </m:fPr>
            <m:num>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D</m:t>
                      </m:r>
                      <m:ctrlPr>
                        <w:rPr>
                          <w:rFonts w:ascii="Cambria Math" w:hAnsi="Cambria Math" w:cs="Times New Roman"/>
                          <w:bCs/>
                          <w:sz w:val="20"/>
                          <w:szCs w:val="20"/>
                        </w:rPr>
                      </m:ctrlPr>
                    </m:e>
                    <m:sub>
                      <m:r>
                        <m:rPr>
                          <m:nor/>
                        </m:rPr>
                        <w:rPr>
                          <w:rFonts w:ascii="Cambria Math" w:hAnsi="Cambria Math" w:cs="Times New Roman"/>
                          <w:bCs/>
                          <w:sz w:val="20"/>
                          <w:szCs w:val="20"/>
                        </w:rPr>
                        <m:t>pre</m:t>
                      </m:r>
                    </m:sub>
                  </m:sSub>
                </m:e>
              </m:acc>
              <m:r>
                <w:rPr>
                  <w:rFonts w:ascii="Cambria Math" w:hAnsi="Cambria Math" w:cs="Times New Roman"/>
                  <w:sz w:val="20"/>
                  <w:szCs w:val="20"/>
                </w:rPr>
                <m:t>-</m:t>
              </m:r>
              <m:acc>
                <m:accPr>
                  <m:chr m:val="̅"/>
                  <m:ctrlPr>
                    <w:rPr>
                      <w:rFonts w:ascii="Cambria Math" w:hAnsi="Cambria Math" w:cs="Times New Roman"/>
                      <w:bCs/>
                      <w:sz w:val="20"/>
                      <w:szCs w:val="20"/>
                    </w:rPr>
                  </m:ctrlPr>
                </m:accPr>
                <m:e>
                  <m:sSub>
                    <m:sSubPr>
                      <m:ctrlPr>
                        <w:rPr>
                          <w:rFonts w:ascii="Cambria Math" w:hAnsi="Cambria Math" w:cs="Times New Roman"/>
                          <w:bCs/>
                          <w:i/>
                          <w:sz w:val="20"/>
                          <w:szCs w:val="20"/>
                        </w:rPr>
                      </m:ctrlPr>
                    </m:sSubPr>
                    <m:e>
                      <m:r>
                        <w:rPr>
                          <w:rFonts w:ascii="Cambria Math" w:hAnsi="Cambria Math" w:cs="Times New Roman"/>
                          <w:sz w:val="20"/>
                          <w:szCs w:val="20"/>
                        </w:rPr>
                        <m:t>D</m:t>
                      </m:r>
                      <m:ctrlPr>
                        <w:rPr>
                          <w:rFonts w:ascii="Cambria Math" w:hAnsi="Cambria Math" w:cs="Times New Roman"/>
                          <w:bCs/>
                          <w:sz w:val="20"/>
                          <w:szCs w:val="20"/>
                        </w:rPr>
                      </m:ctrlPr>
                    </m:e>
                    <m:sub>
                      <m:r>
                        <m:rPr>
                          <m:nor/>
                        </m:rPr>
                        <w:rPr>
                          <w:rFonts w:ascii="Cambria Math" w:hAnsi="Cambria Math" w:cs="Times New Roman"/>
                          <w:bCs/>
                          <w:sz w:val="20"/>
                          <w:szCs w:val="20"/>
                        </w:rPr>
                        <m:t>stable</m:t>
                      </m:r>
                    </m:sub>
                  </m:sSub>
                </m:e>
              </m:acc>
              <m:ctrlPr>
                <w:rPr>
                  <w:rFonts w:ascii="Cambria Math" w:hAnsi="Cambria Math" w:cs="Times New Roman"/>
                  <w:bCs/>
                  <w:i/>
                  <w:sz w:val="20"/>
                  <w:szCs w:val="20"/>
                </w:rPr>
              </m:ctrlPr>
            </m:num>
            <m:den>
              <m:rad>
                <m:radPr>
                  <m:degHide m:val="1"/>
                  <m:ctrlPr>
                    <w:rPr>
                      <w:rFonts w:ascii="Cambria Math" w:hAnsi="Cambria Math" w:cs="Times New Roman"/>
                      <w:bCs/>
                      <w:sz w:val="20"/>
                      <w:szCs w:val="20"/>
                    </w:rPr>
                  </m:ctrlPr>
                </m:radPr>
                <m:deg>
                  <m:ctrlPr>
                    <w:rPr>
                      <w:rFonts w:ascii="Cambria Math" w:hAnsi="Cambria Math" w:cs="Times New Roman"/>
                      <w:bCs/>
                      <w:i/>
                      <w:sz w:val="20"/>
                      <w:szCs w:val="20"/>
                    </w:rPr>
                  </m:ctrlPr>
                </m:deg>
                <m:e>
                  <m:f>
                    <m:fPr>
                      <m:ctrlPr>
                        <w:rPr>
                          <w:rFonts w:ascii="Cambria Math" w:hAnsi="Cambria Math" w:cs="Times New Roman"/>
                          <w:bCs/>
                          <w:sz w:val="20"/>
                          <w:szCs w:val="20"/>
                        </w:rPr>
                      </m:ctrlPr>
                    </m:fPr>
                    <m:num>
                      <m:sSubSup>
                        <m:sSubSupPr>
                          <m:ctrlPr>
                            <w:rPr>
                              <w:rFonts w:ascii="Cambria Math" w:hAnsi="Cambria Math" w:cs="Times New Roman"/>
                              <w:bCs/>
                              <w:i/>
                              <w:sz w:val="20"/>
                              <w:szCs w:val="20"/>
                            </w:rPr>
                          </m:ctrlPr>
                        </m:sSubSupPr>
                        <m:e>
                          <m:r>
                            <w:rPr>
                              <w:rFonts w:ascii="Cambria Math" w:hAnsi="Cambria Math" w:cs="Times New Roman"/>
                              <w:sz w:val="20"/>
                              <w:szCs w:val="20"/>
                            </w:rPr>
                            <m:t>s</m:t>
                          </m:r>
                        </m:e>
                        <m:sub>
                          <m:r>
                            <m:rPr>
                              <m:nor/>
                            </m:rPr>
                            <w:rPr>
                              <w:rFonts w:ascii="Cambria Math" w:hAnsi="Cambria Math" w:cs="Times New Roman"/>
                              <w:bCs/>
                              <w:sz w:val="20"/>
                              <w:szCs w:val="20"/>
                            </w:rPr>
                            <m:t>pre</m:t>
                          </m:r>
                        </m:sub>
                        <m:sup>
                          <m:r>
                            <w:rPr>
                              <w:rFonts w:ascii="Cambria Math" w:hAnsi="Cambria Math" w:cs="Times New Roman"/>
                              <w:sz w:val="20"/>
                              <w:szCs w:val="20"/>
                            </w:rPr>
                            <m:t>2</m:t>
                          </m:r>
                        </m:sup>
                      </m:sSubSup>
                      <m:ctrlPr>
                        <w:rPr>
                          <w:rFonts w:ascii="Cambria Math" w:hAnsi="Cambria Math" w:cs="Times New Roman"/>
                          <w:bCs/>
                          <w:i/>
                          <w:sz w:val="20"/>
                          <w:szCs w:val="20"/>
                        </w:rPr>
                      </m:ctrlPr>
                    </m:num>
                    <m:den>
                      <m:sSub>
                        <m:sSubPr>
                          <m:ctrlPr>
                            <w:rPr>
                              <w:rFonts w:ascii="Cambria Math" w:hAnsi="Cambria Math" w:cs="Times New Roman"/>
                              <w:bCs/>
                              <w:i/>
                              <w:sz w:val="20"/>
                              <w:szCs w:val="20"/>
                            </w:rPr>
                          </m:ctrlPr>
                        </m:sSubPr>
                        <m:e>
                          <m:r>
                            <w:rPr>
                              <w:rFonts w:ascii="Cambria Math" w:hAnsi="Cambria Math" w:cs="Times New Roman"/>
                              <w:sz w:val="20"/>
                              <w:szCs w:val="20"/>
                            </w:rPr>
                            <m:t>n</m:t>
                          </m:r>
                        </m:e>
                        <m:sub>
                          <m:r>
                            <m:rPr>
                              <m:nor/>
                            </m:rPr>
                            <w:rPr>
                              <w:rFonts w:ascii="Cambria Math" w:hAnsi="Cambria Math" w:cs="Times New Roman"/>
                              <w:bCs/>
                              <w:sz w:val="20"/>
                              <w:szCs w:val="20"/>
                            </w:rPr>
                            <m:t>pre</m:t>
                          </m:r>
                        </m:sub>
                      </m:sSub>
                      <m:ctrlPr>
                        <w:rPr>
                          <w:rFonts w:ascii="Cambria Math" w:hAnsi="Cambria Math" w:cs="Times New Roman"/>
                          <w:bCs/>
                          <w:i/>
                          <w:sz w:val="20"/>
                          <w:szCs w:val="20"/>
                        </w:rPr>
                      </m:ctrlPr>
                    </m:den>
                  </m:f>
                  <m:r>
                    <w:rPr>
                      <w:rFonts w:ascii="Cambria Math" w:hAnsi="Cambria Math" w:cs="Times New Roman"/>
                      <w:sz w:val="20"/>
                      <w:szCs w:val="20"/>
                    </w:rPr>
                    <m:t>+</m:t>
                  </m:r>
                  <m:f>
                    <m:fPr>
                      <m:ctrlPr>
                        <w:rPr>
                          <w:rFonts w:ascii="Cambria Math" w:hAnsi="Cambria Math" w:cs="Times New Roman"/>
                          <w:bCs/>
                          <w:sz w:val="20"/>
                          <w:szCs w:val="20"/>
                        </w:rPr>
                      </m:ctrlPr>
                    </m:fPr>
                    <m:num>
                      <m:sSubSup>
                        <m:sSubSupPr>
                          <m:ctrlPr>
                            <w:rPr>
                              <w:rFonts w:ascii="Cambria Math" w:hAnsi="Cambria Math" w:cs="Times New Roman"/>
                              <w:bCs/>
                              <w:i/>
                              <w:sz w:val="20"/>
                              <w:szCs w:val="20"/>
                            </w:rPr>
                          </m:ctrlPr>
                        </m:sSubSupPr>
                        <m:e>
                          <m:r>
                            <w:rPr>
                              <w:rFonts w:ascii="Cambria Math" w:hAnsi="Cambria Math" w:cs="Times New Roman"/>
                              <w:sz w:val="20"/>
                              <w:szCs w:val="20"/>
                            </w:rPr>
                            <m:t>s</m:t>
                          </m:r>
                        </m:e>
                        <m:sub>
                          <m:r>
                            <m:rPr>
                              <m:nor/>
                            </m:rPr>
                            <w:rPr>
                              <w:rFonts w:ascii="Cambria Math" w:hAnsi="Cambria Math" w:cs="Times New Roman"/>
                              <w:bCs/>
                              <w:sz w:val="20"/>
                              <w:szCs w:val="20"/>
                            </w:rPr>
                            <m:t>stable</m:t>
                          </m:r>
                        </m:sub>
                        <m:sup>
                          <m:r>
                            <w:rPr>
                              <w:rFonts w:ascii="Cambria Math" w:hAnsi="Cambria Math" w:cs="Times New Roman"/>
                              <w:sz w:val="20"/>
                              <w:szCs w:val="20"/>
                            </w:rPr>
                            <m:t>2</m:t>
                          </m:r>
                        </m:sup>
                      </m:sSubSup>
                      <m:ctrlPr>
                        <w:rPr>
                          <w:rFonts w:ascii="Cambria Math" w:hAnsi="Cambria Math" w:cs="Times New Roman"/>
                          <w:bCs/>
                          <w:i/>
                          <w:sz w:val="20"/>
                          <w:szCs w:val="20"/>
                        </w:rPr>
                      </m:ctrlPr>
                    </m:num>
                    <m:den>
                      <m:sSub>
                        <m:sSubPr>
                          <m:ctrlPr>
                            <w:rPr>
                              <w:rFonts w:ascii="Cambria Math" w:hAnsi="Cambria Math" w:cs="Times New Roman"/>
                              <w:bCs/>
                              <w:i/>
                              <w:sz w:val="20"/>
                              <w:szCs w:val="20"/>
                            </w:rPr>
                          </m:ctrlPr>
                        </m:sSubPr>
                        <m:e>
                          <m:r>
                            <w:rPr>
                              <w:rFonts w:ascii="Cambria Math" w:hAnsi="Cambria Math" w:cs="Times New Roman"/>
                              <w:sz w:val="20"/>
                              <w:szCs w:val="20"/>
                            </w:rPr>
                            <m:t>n</m:t>
                          </m:r>
                        </m:e>
                        <m:sub>
                          <m:r>
                            <m:rPr>
                              <m:nor/>
                            </m:rPr>
                            <w:rPr>
                              <w:rFonts w:ascii="Cambria Math" w:hAnsi="Cambria Math" w:cs="Times New Roman"/>
                              <w:bCs/>
                              <w:sz w:val="20"/>
                              <w:szCs w:val="20"/>
                            </w:rPr>
                            <m:t>stable</m:t>
                          </m:r>
                        </m:sub>
                      </m:sSub>
                      <m:ctrlPr>
                        <w:rPr>
                          <w:rFonts w:ascii="Cambria Math" w:hAnsi="Cambria Math" w:cs="Times New Roman"/>
                          <w:bCs/>
                          <w:i/>
                          <w:sz w:val="20"/>
                          <w:szCs w:val="20"/>
                        </w:rPr>
                      </m:ctrlPr>
                    </m:den>
                  </m:f>
                </m:e>
              </m:rad>
              <m:ctrlPr>
                <w:rPr>
                  <w:rFonts w:ascii="Cambria Math" w:hAnsi="Cambria Math" w:cs="Times New Roman"/>
                  <w:bCs/>
                  <w:i/>
                  <w:sz w:val="20"/>
                  <w:szCs w:val="20"/>
                </w:rPr>
              </m:ctrlPr>
            </m:den>
          </m:f>
        </m:oMath>
      </m:oMathPara>
    </w:p>
    <w:p w14:paraId="599AA821" w14:textId="53DF8BA1"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where </w:t>
      </w:r>
      <m:oMath>
        <m:sSub>
          <m:sSubPr>
            <m:ctrlPr>
              <w:rPr>
                <w:rFonts w:ascii="Cambria Math" w:hAnsi="Cambria Math" w:cs="Times New Roman"/>
                <w:bCs/>
                <w:i/>
                <w:sz w:val="20"/>
                <w:szCs w:val="20"/>
              </w:rPr>
            </m:ctrlPr>
          </m:sSubPr>
          <m:e>
            <m:r>
              <w:rPr>
                <w:rFonts w:ascii="Cambria Math" w:hAnsi="Cambria Math" w:cs="Times New Roman"/>
                <w:sz w:val="20"/>
                <w:szCs w:val="20"/>
              </w:rPr>
              <m:t>D</m:t>
            </m:r>
          </m:e>
          <m:sub>
            <m:r>
              <w:rPr>
                <w:rFonts w:ascii="Cambria Math" w:hAnsi="Cambria Math" w:cs="Times New Roman"/>
                <w:sz w:val="20"/>
                <w:szCs w:val="20"/>
              </w:rPr>
              <m:t>t</m:t>
            </m:r>
          </m:sub>
        </m:sSub>
      </m:oMath>
      <w:r w:rsidRPr="783F2D85">
        <w:rPr>
          <w:rFonts w:ascii="Times New Roman" w:hAnsi="Times New Roman" w:cs="Times New Roman"/>
          <w:sz w:val="20"/>
          <w:szCs w:val="20"/>
        </w:rPr>
        <w:t xml:space="preserve"> is the divergence feature from Section 3.2.</w:t>
      </w:r>
    </w:p>
    <w:p w14:paraId="1260DDAD" w14:textId="40A5E451"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H3 (network effect)</w:t>
      </w:r>
      <w:ins w:id="830" w:author="Jonathan Rocha" w:date="2026-03-02T12:19:00Z" w16du:dateUtc="2026-03-02T18:19:00Z">
        <w:r w:rsidR="00BD2BA8">
          <w:rPr>
            <w:rFonts w:ascii="Times New Roman" w:hAnsi="Times New Roman" w:cs="Times New Roman"/>
            <w:b/>
            <w:bCs/>
            <w:sz w:val="20"/>
            <w:szCs w:val="20"/>
          </w:rPr>
          <w:t>:</w:t>
        </w:r>
      </w:ins>
      <w:r w:rsidRPr="783F2D85">
        <w:rPr>
          <w:rFonts w:ascii="Times New Roman" w:hAnsi="Times New Roman" w:cs="Times New Roman"/>
          <w:sz w:val="20"/>
          <w:szCs w:val="20"/>
        </w:rPr>
        <w:t xml:space="preserve"> </w:t>
      </w:r>
      <w:del w:id="831" w:author="Jonathan Rocha" w:date="2026-03-02T12:18:00Z" w16du:dateUtc="2026-03-02T18:18:00Z">
        <w:r w:rsidRPr="783F2D85" w:rsidDel="00BD2BA8">
          <w:rPr>
            <w:rFonts w:ascii="Times New Roman" w:hAnsi="Times New Roman" w:cs="Times New Roman"/>
            <w:sz w:val="20"/>
            <w:szCs w:val="20"/>
          </w:rPr>
          <w:delText>tested connectedness separation across regime conditions and reported ANOVA-based evidence under proxy and full-network feature modes:</w:delText>
        </w:r>
      </w:del>
      <w:ins w:id="832" w:author="Jonathan Rocha" w:date="2026-03-02T12:18:00Z" w16du:dateUtc="2026-03-02T18:18:00Z">
        <w:r w:rsidR="00BD2BA8">
          <w:rPr>
            <w:rFonts w:ascii="Times New Roman" w:hAnsi="Times New Roman" w:cs="Times New Roman"/>
            <w:sz w:val="20"/>
            <w:szCs w:val="20"/>
          </w:rPr>
          <w:t xml:space="preserve">Tested connectedness separation using ANOVA-style analysis under proxy and full-network modes, aligned with connectedness/crash-risk and state-dependent sentiment evidence (Cao et al., 2025; Nyakurukwa and Seetharam, 2025; Sibande et al., 2021). Reported ANOVA-based evidence for </w:t>
        </w:r>
        <w:r w:rsidR="00BD2BA8">
          <w:rPr>
            <w:rFonts w:ascii="Times New Roman" w:hAnsi="Times New Roman" w:cs="Times New Roman"/>
            <w:sz w:val="20"/>
            <w:szCs w:val="20"/>
          </w:rPr>
          <w:lastRenderedPageBreak/>
          <w:t>connectedness separation across regime conditions in both proxy and full-network feature modes.</w:t>
        </w:r>
      </w:ins>
    </w:p>
    <w:p w14:paraId="2DE3BB9A" w14:textId="5DDF7C72" w:rsidR="007F1923" w:rsidRPr="00896D2E" w:rsidRDefault="008E1A21">
      <w:pPr>
        <w:spacing w:after="278"/>
        <w:jc w:val="both"/>
        <w:rPr>
          <w:rFonts w:ascii="Times New Roman" w:hAnsi="Times New Roman" w:cs="Times New Roman"/>
          <w:sz w:val="20"/>
          <w:szCs w:val="20"/>
        </w:rPr>
        <w:pPrChange w:id="833" w:author="Cheun-Jensen, Jacquie" w:date="2026-02-17T17:07:00Z">
          <w:pPr>
            <w:spacing w:after="278"/>
            <w:jc w:val="center"/>
          </w:pPr>
        </w:pPrChange>
      </w:pPr>
      <m:oMathPara>
        <m:oMath>
          <m:r>
            <w:rPr>
              <w:rFonts w:ascii="Cambria Math" w:hAnsi="Cambria Math" w:cs="Times New Roman"/>
              <w:sz w:val="20"/>
              <w:szCs w:val="20"/>
            </w:rPr>
            <m:t>F=</m:t>
          </m:r>
          <m:f>
            <m:fPr>
              <m:ctrlPr>
                <w:rPr>
                  <w:rFonts w:ascii="Cambria Math" w:hAnsi="Cambria Math" w:cs="Times New Roman"/>
                  <w:bCs/>
                  <w:sz w:val="20"/>
                  <w:szCs w:val="20"/>
                </w:rPr>
              </m:ctrlPr>
            </m:fPr>
            <m:num>
              <m:r>
                <w:rPr>
                  <w:rFonts w:ascii="Cambria Math" w:hAnsi="Cambria Math" w:cs="Times New Roman"/>
                  <w:sz w:val="20"/>
                  <w:szCs w:val="20"/>
                </w:rPr>
                <m:t>M</m:t>
              </m:r>
              <m:sSub>
                <m:sSubPr>
                  <m:ctrlPr>
                    <w:rPr>
                      <w:rFonts w:ascii="Cambria Math" w:hAnsi="Cambria Math" w:cs="Times New Roman"/>
                      <w:bCs/>
                      <w:i/>
                      <w:sz w:val="20"/>
                      <w:szCs w:val="20"/>
                    </w:rPr>
                  </m:ctrlPr>
                </m:sSubPr>
                <m:e>
                  <m:r>
                    <w:rPr>
                      <w:rFonts w:ascii="Cambria Math" w:hAnsi="Cambria Math" w:cs="Times New Roman"/>
                      <w:sz w:val="20"/>
                      <w:szCs w:val="20"/>
                    </w:rPr>
                    <m:t>S</m:t>
                  </m:r>
                </m:e>
                <m:sub>
                  <m:r>
                    <m:rPr>
                      <m:nor/>
                    </m:rPr>
                    <w:rPr>
                      <w:rFonts w:ascii="Cambria Math" w:hAnsi="Cambria Math" w:cs="Times New Roman"/>
                      <w:bCs/>
                      <w:sz w:val="20"/>
                      <w:szCs w:val="20"/>
                    </w:rPr>
                    <m:t>between</m:t>
                  </m:r>
                </m:sub>
              </m:sSub>
              <m:ctrlPr>
                <w:rPr>
                  <w:rFonts w:ascii="Cambria Math" w:hAnsi="Cambria Math" w:cs="Times New Roman"/>
                  <w:bCs/>
                  <w:i/>
                  <w:sz w:val="20"/>
                  <w:szCs w:val="20"/>
                </w:rPr>
              </m:ctrlPr>
            </m:num>
            <m:den>
              <m:r>
                <w:rPr>
                  <w:rFonts w:ascii="Cambria Math" w:hAnsi="Cambria Math" w:cs="Times New Roman"/>
                  <w:sz w:val="20"/>
                  <w:szCs w:val="20"/>
                </w:rPr>
                <m:t>M</m:t>
              </m:r>
              <m:sSub>
                <m:sSubPr>
                  <m:ctrlPr>
                    <w:rPr>
                      <w:rFonts w:ascii="Cambria Math" w:hAnsi="Cambria Math" w:cs="Times New Roman"/>
                      <w:bCs/>
                      <w:i/>
                      <w:sz w:val="20"/>
                      <w:szCs w:val="20"/>
                    </w:rPr>
                  </m:ctrlPr>
                </m:sSubPr>
                <m:e>
                  <m:r>
                    <w:rPr>
                      <w:rFonts w:ascii="Cambria Math" w:hAnsi="Cambria Math" w:cs="Times New Roman"/>
                      <w:sz w:val="20"/>
                      <w:szCs w:val="20"/>
                    </w:rPr>
                    <m:t>S</m:t>
                  </m:r>
                </m:e>
                <m:sub>
                  <m:r>
                    <m:rPr>
                      <m:nor/>
                    </m:rPr>
                    <w:rPr>
                      <w:rFonts w:ascii="Cambria Math" w:hAnsi="Cambria Math" w:cs="Times New Roman"/>
                      <w:bCs/>
                      <w:sz w:val="20"/>
                      <w:szCs w:val="20"/>
                    </w:rPr>
                    <m:t>within</m:t>
                  </m:r>
                </m:sub>
              </m:sSub>
              <m:ctrlPr>
                <w:rPr>
                  <w:rFonts w:ascii="Cambria Math" w:hAnsi="Cambria Math" w:cs="Times New Roman"/>
                  <w:bCs/>
                  <w:i/>
                  <w:sz w:val="20"/>
                  <w:szCs w:val="20"/>
                </w:rPr>
              </m:ctrlPr>
            </m:den>
          </m:f>
        </m:oMath>
      </m:oMathPara>
    </w:p>
    <w:p w14:paraId="774EDEB3" w14:textId="5A0D82C4"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The locked confirmation framework for H1 was executed via </w:t>
      </w:r>
      <w:r w:rsidRPr="783F2D85">
        <w:rPr>
          <w:rFonts w:ascii="Consolas" w:hAnsi="Consolas" w:cs="Consolas"/>
          <w:sz w:val="18"/>
          <w:szCs w:val="18"/>
        </w:rPr>
        <w:t>scripts/run_h1_locked_confirmation.py</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 xml:space="preserve">and documented in the protocol artifacts in </w:t>
      </w:r>
      <w:r w:rsidRPr="783F2D85">
        <w:rPr>
          <w:rFonts w:ascii="Consolas" w:hAnsi="Consolas" w:cs="Consolas"/>
          <w:sz w:val="18"/>
          <w:szCs w:val="18"/>
        </w:rPr>
        <w:t>docs/H1_LOCKED_CONFIRMATION_PROTOCOL.md</w:t>
      </w:r>
      <w:r w:rsidRPr="783F2D85">
        <w:rPr>
          <w:rFonts w:ascii="Times New Roman" w:hAnsi="Times New Roman" w:cs="Times New Roman"/>
          <w:sz w:val="18"/>
          <w:szCs w:val="18"/>
        </w:rPr>
        <w:t>.</w:t>
      </w:r>
    </w:p>
    <w:p w14:paraId="6C132E32" w14:textId="5DA08DEE"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3.6 Reproducibility</w:t>
      </w:r>
    </w:p>
    <w:p w14:paraId="50FB3AB1" w14:textId="4579F3A4"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 xml:space="preserve">The study uses a fixed reporting configuration and manifest-tracked artifacts for reproducibility. Core outputs are stored in </w:t>
      </w:r>
      <w:r w:rsidRPr="783F2D85">
        <w:rPr>
          <w:rFonts w:ascii="Consolas" w:hAnsi="Consolas" w:cs="Consolas"/>
          <w:sz w:val="18"/>
          <w:szCs w:val="18"/>
        </w:rPr>
        <w:t>results/pipeline_output/</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 xml:space="preserve">and validation artifacts are tracked under </w:t>
      </w:r>
      <w:r w:rsidRPr="783F2D85">
        <w:rPr>
          <w:rFonts w:ascii="Consolas" w:hAnsi="Consolas" w:cs="Consolas"/>
          <w:sz w:val="20"/>
          <w:szCs w:val="20"/>
        </w:rPr>
        <w:t>results/validation/</w:t>
      </w:r>
      <w:r w:rsidRPr="783F2D85">
        <w:rPr>
          <w:rFonts w:ascii="Times New Roman" w:hAnsi="Times New Roman" w:cs="Times New Roman"/>
          <w:sz w:val="20"/>
          <w:szCs w:val="20"/>
        </w:rPr>
        <w:t xml:space="preserve">. Integrity and traceability are documented in </w:t>
      </w:r>
      <w:r w:rsidRPr="783F2D85">
        <w:rPr>
          <w:rFonts w:ascii="Consolas" w:hAnsi="Consolas" w:cs="Consolas"/>
          <w:sz w:val="18"/>
          <w:szCs w:val="18"/>
        </w:rPr>
        <w:t>docs/RESULTS_MANIFEST.json</w:t>
      </w:r>
      <w:r w:rsidRPr="783F2D85">
        <w:rPr>
          <w:rFonts w:ascii="Times New Roman" w:hAnsi="Times New Roman" w:cs="Times New Roman"/>
          <w:sz w:val="18"/>
          <w:szCs w:val="18"/>
        </w:rPr>
        <w:t>.</w:t>
      </w:r>
    </w:p>
    <w:p w14:paraId="27A9AA1F" w14:textId="51335FBD" w:rsidR="007F1923" w:rsidRPr="00896D2E" w:rsidRDefault="007F1923" w:rsidP="007748AA">
      <w:pPr>
        <w:spacing w:after="278"/>
        <w:rPr>
          <w:rFonts w:ascii="Times New Roman" w:hAnsi="Times New Roman" w:cs="Times New Roman"/>
          <w:sz w:val="20"/>
          <w:szCs w:val="20"/>
        </w:rPr>
      </w:pPr>
      <w:r w:rsidRPr="783F2D85">
        <w:rPr>
          <w:rFonts w:ascii="Times New Roman" w:hAnsi="Times New Roman" w:cs="Times New Roman"/>
          <w:sz w:val="20"/>
          <w:szCs w:val="20"/>
        </w:rPr>
        <w:t>To preserve manuscript flow, execution commands and run-level artifact identifiers are moved to Appendix A.</w:t>
      </w:r>
    </w:p>
    <w:p w14:paraId="415569CA" w14:textId="4626951D"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3.7 Dashboard and Deployment Context</w:t>
      </w:r>
    </w:p>
    <w:p w14:paraId="0F72CCF7" w14:textId="6F72BE27" w:rsidR="007F1923" w:rsidRPr="00896D2E" w:rsidRDefault="00BD2BA8" w:rsidP="007748AA">
      <w:pPr>
        <w:spacing w:after="278"/>
        <w:rPr>
          <w:rFonts w:ascii="Times New Roman" w:hAnsi="Times New Roman" w:cs="Times New Roman"/>
          <w:sz w:val="20"/>
          <w:szCs w:val="20"/>
        </w:rPr>
      </w:pPr>
      <w:ins w:id="834" w:author="Jonathan Rocha" w:date="2026-03-02T12:21:00Z">
        <w:r w:rsidRPr="00BD2BA8">
          <w:rPr>
            <w:rFonts w:ascii="Times New Roman" w:hAnsi="Times New Roman" w:cs="Times New Roman"/>
            <w:sz w:val="20"/>
            <w:szCs w:val="20"/>
          </w:rPr>
          <w:t>The system is exposed through a FastAPI backend and Next.js dashboard (Railway/Vercel deployment) to provide reproducible visibility into sentiment, regimes, transitions, and explainability payloads. This implementation context is included because the contribution is both methodological and operational.</w:t>
        </w:r>
      </w:ins>
      <w:del w:id="835" w:author="Jonathan Rocha" w:date="2026-03-02T12:21:00Z" w16du:dateUtc="2026-03-02T18:21:00Z">
        <w:r w:rsidR="0005232F" w:rsidRPr="783F2D85" w:rsidDel="00BD2BA8">
          <w:rPr>
            <w:rFonts w:ascii="Times New Roman" w:hAnsi="Times New Roman" w:cs="Times New Roman"/>
            <w:sz w:val="20"/>
            <w:szCs w:val="20"/>
          </w:rPr>
          <w:delText>The analysis is delivered through a FastAPI backend and a Next.js frontend dashboard, deployed on Railway and Vercel, respectively. API endpoints provide access to historical and current sentiment, regime classification, transition events, and explainability payloads. This deployment setup is mentioned because the project assesses not only statistical evidence but also the entire system implementation and transparency</w:delText>
        </w:r>
        <w:r w:rsidR="007F1923" w:rsidRPr="783F2D85" w:rsidDel="00D665BF">
          <w:rPr>
            <w:rFonts w:ascii="Times New Roman" w:hAnsi="Times New Roman" w:cs="Times New Roman"/>
            <w:sz w:val="20"/>
            <w:szCs w:val="20"/>
          </w:rPr>
          <w:delText>.</w:delText>
        </w:r>
      </w:del>
    </w:p>
    <w:p w14:paraId="717CDBE6" w14:textId="06D35217" w:rsidR="007F1923" w:rsidRPr="00896D2E" w:rsidRDefault="007F1923" w:rsidP="007748AA">
      <w:pPr>
        <w:spacing w:after="278"/>
        <w:rPr>
          <w:rFonts w:ascii="Times New Roman" w:hAnsi="Times New Roman" w:cs="Times New Roman"/>
          <w:b/>
          <w:bCs/>
          <w:sz w:val="20"/>
          <w:szCs w:val="20"/>
        </w:rPr>
      </w:pPr>
      <w:r w:rsidRPr="783F2D85">
        <w:rPr>
          <w:rFonts w:ascii="Times New Roman" w:hAnsi="Times New Roman" w:cs="Times New Roman"/>
          <w:b/>
          <w:bCs/>
          <w:sz w:val="20"/>
          <w:szCs w:val="20"/>
        </w:rPr>
        <w:t>3.8 Canonical Validation Execution (Locked Reporting Run)</w:t>
      </w:r>
    </w:p>
    <w:p w14:paraId="002C6308" w14:textId="2154DA45" w:rsidR="007F1923" w:rsidRPr="00896D2E" w:rsidRDefault="00D665BF" w:rsidP="007748AA">
      <w:pPr>
        <w:spacing w:after="278"/>
        <w:rPr>
          <w:rFonts w:ascii="Times New Roman" w:hAnsi="Times New Roman" w:cs="Times New Roman"/>
          <w:sz w:val="20"/>
          <w:szCs w:val="20"/>
        </w:rPr>
      </w:pPr>
      <w:ins w:id="836" w:author="Jonathan Rocha" w:date="2026-03-02T12:22:00Z">
        <w:r w:rsidRPr="00D665BF">
          <w:rPr>
            <w:rFonts w:ascii="Times New Roman" w:hAnsi="Times New Roman" w:cs="Times New Roman"/>
            <w:sz w:val="20"/>
            <w:szCs w:val="20"/>
          </w:rPr>
          <w:t xml:space="preserve">Reported results are anchored to the canonical feature matrix and labels from </w:t>
        </w:r>
        <w:r w:rsidRPr="00D665BF">
          <w:rPr>
            <w:rFonts w:ascii="Consolas" w:hAnsi="Consolas" w:cs="Consolas"/>
            <w:sz w:val="18"/>
            <w:szCs w:val="18"/>
            <w:rPrChange w:id="837" w:author="Jonathan Rocha" w:date="2026-03-02T12:23:00Z" w16du:dateUtc="2026-03-02T18:23:00Z">
              <w:rPr>
                <w:rFonts w:ascii="Times New Roman" w:hAnsi="Times New Roman" w:cs="Times New Roman"/>
                <w:sz w:val="20"/>
                <w:szCs w:val="20"/>
              </w:rPr>
            </w:rPrChange>
          </w:rPr>
          <w:t>results/pipeline_output/,</w:t>
        </w:r>
        <w:r w:rsidRPr="00D665BF">
          <w:rPr>
            <w:rFonts w:ascii="Times New Roman" w:hAnsi="Times New Roman" w:cs="Times New Roman"/>
            <w:sz w:val="18"/>
            <w:szCs w:val="18"/>
            <w:rPrChange w:id="838" w:author="Jonathan Rocha" w:date="2026-03-02T12:23:00Z" w16du:dateUtc="2026-03-02T18:23:00Z">
              <w:rPr>
                <w:rFonts w:ascii="Times New Roman" w:hAnsi="Times New Roman" w:cs="Times New Roman"/>
                <w:sz w:val="20"/>
                <w:szCs w:val="20"/>
              </w:rPr>
            </w:rPrChange>
          </w:rPr>
          <w:t xml:space="preserve"> </w:t>
        </w:r>
        <w:r w:rsidRPr="00D665BF">
          <w:rPr>
            <w:rFonts w:ascii="Times New Roman" w:hAnsi="Times New Roman" w:cs="Times New Roman"/>
            <w:sz w:val="20"/>
            <w:szCs w:val="20"/>
          </w:rPr>
          <w:t>with walk-forward retraining under fixed window rules, baseline volatility mode for top-line comparability, and upgraded connectedness diagnostics for H3 sensitivity checks.</w:t>
        </w:r>
      </w:ins>
      <w:del w:id="839" w:author="Jonathan Rocha" w:date="2026-03-02T12:22:00Z" w16du:dateUtc="2026-03-02T18:22:00Z">
        <w:r w:rsidR="007F1923" w:rsidRPr="783F2D85" w:rsidDel="00D665BF">
          <w:rPr>
            <w:rFonts w:ascii="Times New Roman" w:hAnsi="Times New Roman" w:cs="Times New Roman"/>
            <w:sz w:val="20"/>
            <w:szCs w:val="20"/>
          </w:rPr>
          <w:delText xml:space="preserve">The reporting configuration uses the canonical feature matrix and regime labels from </w:delText>
        </w:r>
        <w:r w:rsidR="007F1923" w:rsidRPr="783F2D85" w:rsidDel="00D665BF">
          <w:rPr>
            <w:rFonts w:ascii="Consolas" w:hAnsi="Consolas" w:cs="Consolas"/>
            <w:sz w:val="18"/>
            <w:szCs w:val="18"/>
          </w:rPr>
          <w:delText>results/pipeline_output/</w:delText>
        </w:r>
        <w:r w:rsidR="007F1923" w:rsidRPr="783F2D85" w:rsidDel="00D665BF">
          <w:rPr>
            <w:rFonts w:ascii="Times New Roman" w:hAnsi="Times New Roman" w:cs="Times New Roman"/>
            <w:sz w:val="18"/>
            <w:szCs w:val="18"/>
          </w:rPr>
          <w:delText xml:space="preserve">, </w:delText>
        </w:r>
        <w:r w:rsidR="007F1923" w:rsidRPr="783F2D85" w:rsidDel="00D665BF">
          <w:rPr>
            <w:rFonts w:ascii="Times New Roman" w:hAnsi="Times New Roman" w:cs="Times New Roman"/>
            <w:sz w:val="20"/>
            <w:szCs w:val="20"/>
          </w:rPr>
          <w:delText>walk-forward retraining with the window settings described above, baseline volatility mode for top-line comparability, and upgraded connectedness diagnostics for network-level evaluation. This configuration anchors manuscript-level hypothesis and performance reporting.</w:delText>
        </w:r>
      </w:del>
    </w:p>
    <w:p w14:paraId="11ACAE72" w14:textId="7C631513" w:rsidR="009D0C6E" w:rsidRPr="00FA4539" w:rsidRDefault="00BC2661" w:rsidP="007748AA">
      <w:pPr>
        <w:spacing w:after="278"/>
        <w:rPr>
          <w:rFonts w:ascii="Times New Roman" w:hAnsi="Times New Roman" w:cs="Times New Roman"/>
          <w:sz w:val="24"/>
          <w:szCs w:val="24"/>
        </w:rPr>
      </w:pPr>
      <w:r w:rsidRPr="783F2D85">
        <w:rPr>
          <w:rFonts w:ascii="Times New Roman" w:hAnsi="Times New Roman" w:cs="Times New Roman"/>
          <w:b/>
          <w:bCs/>
          <w:sz w:val="24"/>
          <w:szCs w:val="24"/>
        </w:rPr>
        <w:t>4. System Implementation</w:t>
      </w:r>
    </w:p>
    <w:p w14:paraId="28AD0CC1" w14:textId="6DE8373E" w:rsidR="009D0C6E" w:rsidRPr="00896D2E" w:rsidRDefault="000B6FA3"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The system is a production-grade research stack covering data processing, model execution, validation, and deployment. The backend uses FastAPI and PostgreSQL for data storage. It offers endpoints for current and historical sentiment, regime state, transition events, CISS/VIX history, GARCH diagnostics, and explainability payloads. The frontend is built with Next.js, </w:t>
      </w:r>
      <w:r w:rsidRPr="783F2D85">
        <w:rPr>
          <w:rFonts w:ascii="Times New Roman" w:hAnsi="Times New Roman" w:cs="Times New Roman"/>
          <w:sz w:val="20"/>
          <w:szCs w:val="20"/>
        </w:rPr>
        <w:lastRenderedPageBreak/>
        <w:t>TypeScript, and Recharts to enable cross-asset sentiment and regime monitoring, along with event drill-down views</w:t>
      </w:r>
      <w:r w:rsidR="00BC2661" w:rsidRPr="783F2D85">
        <w:rPr>
          <w:rFonts w:ascii="Times New Roman" w:hAnsi="Times New Roman" w:cs="Times New Roman"/>
          <w:sz w:val="20"/>
          <w:szCs w:val="20"/>
        </w:rPr>
        <w:t>.</w:t>
      </w:r>
    </w:p>
    <w:p w14:paraId="11CF0A94" w14:textId="18EF4F63"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Modeling and evaluation are implemented in the Python pipeline and validation modules. The feature/regime pipeline is executed through </w:t>
      </w:r>
      <w:r w:rsidRPr="783F2D85">
        <w:rPr>
          <w:rFonts w:ascii="Consolas" w:hAnsi="Consolas" w:cs="Consolas"/>
          <w:sz w:val="18"/>
          <w:szCs w:val="18"/>
        </w:rPr>
        <w:t>scripts/hpc/run_analysis.py</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 xml:space="preserve">while walk-forward and hypothesis protocols are executed through </w:t>
      </w:r>
      <w:r w:rsidRPr="783F2D85">
        <w:rPr>
          <w:rFonts w:ascii="Consolas" w:hAnsi="Consolas" w:cs="Consolas"/>
          <w:sz w:val="18"/>
          <w:szCs w:val="18"/>
        </w:rPr>
        <w:t>scripts/run_canonical_validation.py</w:t>
      </w:r>
      <w:r w:rsidRPr="783F2D85">
        <w:rPr>
          <w:rFonts w:ascii="Times New Roman" w:hAnsi="Times New Roman" w:cs="Times New Roman"/>
          <w:sz w:val="18"/>
          <w:szCs w:val="18"/>
        </w:rPr>
        <w:t xml:space="preserve">, </w:t>
      </w:r>
      <w:r w:rsidRPr="783F2D85">
        <w:rPr>
          <w:rFonts w:ascii="Consolas" w:hAnsi="Consolas" w:cs="Consolas"/>
          <w:sz w:val="18"/>
          <w:szCs w:val="18"/>
        </w:rPr>
        <w:t>src/sentiment_detector/validation/walk_forward_backtest.py</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 xml:space="preserve">and </w:t>
      </w:r>
      <w:r w:rsidRPr="783F2D85">
        <w:rPr>
          <w:rFonts w:ascii="Consolas" w:hAnsi="Consolas" w:cs="Consolas"/>
          <w:sz w:val="18"/>
          <w:szCs w:val="18"/>
        </w:rPr>
        <w:t>src/sentiment_detector/validation/hypothesis_validator.py</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Methodology A/B paths for volatility and network-feature modes are stored under</w:t>
      </w:r>
      <w:r w:rsidR="00F12E92" w:rsidRPr="783F2D85">
        <w:rPr>
          <w:rFonts w:ascii="Times New Roman" w:hAnsi="Times New Roman" w:cs="Times New Roman"/>
          <w:sz w:val="20"/>
          <w:szCs w:val="20"/>
        </w:rPr>
        <w:t xml:space="preserve"> </w:t>
      </w:r>
      <w:r w:rsidRPr="783F2D85">
        <w:rPr>
          <w:rFonts w:ascii="Consolas" w:hAnsi="Consolas" w:cs="Consolas"/>
          <w:sz w:val="18"/>
          <w:szCs w:val="18"/>
        </w:rPr>
        <w:t>results/validation/</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and manifest-tracked for auditability.</w:t>
      </w:r>
    </w:p>
    <w:p w14:paraId="4ED587A9" w14:textId="704BC931" w:rsidR="009D0C6E" w:rsidRPr="00896D2E" w:rsidRDefault="00BC2661" w:rsidP="007748AA">
      <w:pPr>
        <w:spacing w:after="240"/>
        <w:rPr>
          <w:rFonts w:ascii="Times New Roman" w:hAnsi="Times New Roman" w:cs="Times New Roman"/>
          <w:sz w:val="20"/>
          <w:szCs w:val="20"/>
        </w:rPr>
      </w:pPr>
      <w:r w:rsidRPr="00896D2E">
        <w:rPr>
          <w:rFonts w:ascii="Times New Roman" w:hAnsi="Times New Roman" w:cs="Times New Roman"/>
          <w:sz w:val="20"/>
          <w:szCs w:val="20"/>
        </w:rPr>
        <w:t>Deployment is handled with Railway (backend) and Vercel (frontend), with repository-driven CI/CD hooks. This architecture was selected to ensure that manuscript claims are directly connected to executable artifacts rather than stand-alone notebook outputs.</w:t>
      </w:r>
      <w:r w:rsidR="00310F0D" w:rsidRPr="00896D2E">
        <w:rPr>
          <w:rFonts w:ascii="Times New Roman" w:hAnsi="Times New Roman" w:cs="Times New Roman"/>
          <w:sz w:val="20"/>
          <w:szCs w:val="20"/>
        </w:rPr>
        <w:t xml:space="preserve"> The production frontend dashboard is available at </w:t>
      </w:r>
      <w:bookmarkStart w:id="840" w:name="OLE_LINK12"/>
      <w:r w:rsidR="00310F0D" w:rsidRPr="00896D2E">
        <w:rPr>
          <w:rFonts w:ascii="Times New Roman" w:hAnsi="Times New Roman" w:cs="Times New Roman"/>
          <w:sz w:val="20"/>
          <w:szCs w:val="20"/>
        </w:rPr>
        <w:fldChar w:fldCharType="begin"/>
      </w:r>
      <w:r w:rsidR="00310F0D" w:rsidRPr="00896D2E">
        <w:rPr>
          <w:rFonts w:ascii="Times New Roman" w:hAnsi="Times New Roman" w:cs="Times New Roman"/>
          <w:sz w:val="20"/>
          <w:szCs w:val="20"/>
        </w:rPr>
        <w:instrText>HYPERLINK "https://sentiment-regime-detector.vercel.app/"</w:instrText>
      </w:r>
      <w:r w:rsidR="00310F0D" w:rsidRPr="00896D2E">
        <w:rPr>
          <w:rFonts w:ascii="Times New Roman" w:hAnsi="Times New Roman" w:cs="Times New Roman"/>
          <w:sz w:val="20"/>
          <w:szCs w:val="20"/>
        </w:rPr>
      </w:r>
      <w:r w:rsidR="00310F0D" w:rsidRPr="00896D2E">
        <w:rPr>
          <w:rFonts w:ascii="Times New Roman" w:hAnsi="Times New Roman" w:cs="Times New Roman"/>
          <w:sz w:val="20"/>
          <w:szCs w:val="20"/>
        </w:rPr>
        <w:fldChar w:fldCharType="separate"/>
      </w:r>
      <w:r w:rsidR="00310F0D" w:rsidRPr="00896D2E">
        <w:rPr>
          <w:rStyle w:val="Hyperlink"/>
          <w:rFonts w:ascii="Times New Roman" w:hAnsi="Times New Roman" w:cs="Times New Roman"/>
          <w:sz w:val="20"/>
          <w:szCs w:val="20"/>
        </w:rPr>
        <w:t>https://sentiment-regime-detector.vercel.app/</w:t>
      </w:r>
      <w:bookmarkEnd w:id="840"/>
      <w:r w:rsidR="00310F0D" w:rsidRPr="00896D2E">
        <w:rPr>
          <w:rFonts w:ascii="Times New Roman" w:hAnsi="Times New Roman" w:cs="Times New Roman"/>
          <w:sz w:val="20"/>
          <w:szCs w:val="20"/>
        </w:rPr>
        <w:fldChar w:fldCharType="end"/>
      </w:r>
      <w:r w:rsidR="00310F0D" w:rsidRPr="00896D2E">
        <w:rPr>
          <w:rFonts w:ascii="Times New Roman" w:hAnsi="Times New Roman" w:cs="Times New Roman"/>
          <w:sz w:val="20"/>
          <w:szCs w:val="20"/>
        </w:rPr>
        <w:t xml:space="preserve">. </w:t>
      </w:r>
    </w:p>
    <w:p w14:paraId="70C24B90" w14:textId="77777777" w:rsidR="009D0C6E" w:rsidRPr="00FA4539" w:rsidRDefault="00BC2661" w:rsidP="007748AA">
      <w:pPr>
        <w:spacing w:after="278"/>
        <w:rPr>
          <w:rFonts w:ascii="Times New Roman" w:hAnsi="Times New Roman" w:cs="Times New Roman"/>
          <w:sz w:val="24"/>
          <w:szCs w:val="24"/>
        </w:rPr>
      </w:pPr>
      <w:r w:rsidRPr="783F2D85">
        <w:rPr>
          <w:rFonts w:ascii="Times New Roman" w:hAnsi="Times New Roman" w:cs="Times New Roman"/>
          <w:b/>
          <w:bCs/>
          <w:sz w:val="24"/>
          <w:szCs w:val="24"/>
        </w:rPr>
        <w:t>5. Results</w:t>
      </w:r>
    </w:p>
    <w:p w14:paraId="68D9C61A"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5.1 Primary Outcomes</w:t>
      </w:r>
    </w:p>
    <w:p w14:paraId="2DCA976F" w14:textId="382E3D7E" w:rsidR="00D665BF" w:rsidRPr="00D665BF" w:rsidRDefault="00D665BF" w:rsidP="00D665BF">
      <w:pPr>
        <w:spacing w:after="287"/>
        <w:rPr>
          <w:ins w:id="841" w:author="Jonathan Rocha" w:date="2026-03-02T12:24:00Z"/>
          <w:rFonts w:ascii="Times New Roman" w:hAnsi="Times New Roman" w:cs="Times New Roman"/>
          <w:sz w:val="20"/>
          <w:szCs w:val="20"/>
        </w:rPr>
      </w:pPr>
      <w:ins w:id="842" w:author="Jonathan Rocha" w:date="2026-03-02T12:24:00Z">
        <w:r w:rsidRPr="00D665BF">
          <w:rPr>
            <w:rFonts w:ascii="Times New Roman" w:hAnsi="Times New Roman" w:cs="Times New Roman"/>
            <w:sz w:val="20"/>
            <w:szCs w:val="20"/>
          </w:rPr>
          <w:t>The canonical run shows strong out-of-sample regime classification: Accuracy = 0.9284, weighted Precision = 0.9252, weighted Recall = 0.9284, weighted F1 = 0.9236, MCC = 0.8279, and Transition Accuracy = 0.8010.</w:t>
        </w:r>
      </w:ins>
    </w:p>
    <w:p w14:paraId="5020519E" w14:textId="76212333" w:rsidR="00D665BF" w:rsidRPr="00D665BF" w:rsidRDefault="00D665BF" w:rsidP="00D665BF">
      <w:pPr>
        <w:spacing w:after="287"/>
        <w:rPr>
          <w:ins w:id="843" w:author="Jonathan Rocha" w:date="2026-03-02T12:24:00Z"/>
          <w:rFonts w:ascii="Times New Roman" w:hAnsi="Times New Roman" w:cs="Times New Roman"/>
          <w:sz w:val="20"/>
          <w:szCs w:val="20"/>
        </w:rPr>
      </w:pPr>
      <w:ins w:id="844" w:author="Jonathan Rocha" w:date="2026-03-02T12:24:00Z">
        <w:r w:rsidRPr="00D665BF">
          <w:rPr>
            <w:rFonts w:ascii="Times New Roman" w:hAnsi="Times New Roman" w:cs="Times New Roman"/>
            <w:sz w:val="20"/>
            <w:szCs w:val="20"/>
          </w:rPr>
          <w:t xml:space="preserve">At the hypothesis level, evidence supports H2 and H3 but does not confirm H1 under the </w:t>
        </w:r>
      </w:ins>
      <w:ins w:id="845" w:author="Jonathan Rocha" w:date="2026-03-02T12:25:00Z" w16du:dateUtc="2026-03-02T18:25:00Z">
        <w:r w:rsidRPr="00D665BF">
          <w:rPr>
            <w:rFonts w:ascii="Times New Roman" w:hAnsi="Times New Roman" w:cs="Times New Roman"/>
            <w:sz w:val="20"/>
            <w:szCs w:val="20"/>
          </w:rPr>
          <w:t>project’s</w:t>
        </w:r>
      </w:ins>
      <w:ins w:id="846" w:author="Jonathan Rocha" w:date="2026-03-02T12:24:00Z">
        <w:r w:rsidRPr="00D665BF">
          <w:rPr>
            <w:rFonts w:ascii="Times New Roman" w:hAnsi="Times New Roman" w:cs="Times New Roman"/>
            <w:sz w:val="20"/>
            <w:szCs w:val="20"/>
          </w:rPr>
          <w:t xml:space="preserve"> locked global rule (Table 5.1). This pattern is directionally consistent with Section 2: divergence and network structure appear robust cross-asset mechanisms (Caferra, 2022; Cao et al., 2025; Nyakurukwa and Seetharam, 2025), while broad lead-time generalization remains difficult outside specific episodes (Kengmegni, 2024).</w:t>
        </w:r>
      </w:ins>
    </w:p>
    <w:p w14:paraId="0591B7C7" w14:textId="53FB952C" w:rsidR="009D0C6E" w:rsidRPr="00896D2E" w:rsidDel="00D665BF" w:rsidRDefault="00BC2661" w:rsidP="007748AA">
      <w:pPr>
        <w:spacing w:after="240"/>
        <w:rPr>
          <w:del w:id="847" w:author="Jonathan Rocha" w:date="2026-03-02T12:24:00Z" w16du:dateUtc="2026-03-02T18:24:00Z"/>
          <w:rFonts w:ascii="Times New Roman" w:hAnsi="Times New Roman" w:cs="Times New Roman"/>
          <w:sz w:val="20"/>
          <w:szCs w:val="20"/>
        </w:rPr>
      </w:pPr>
      <w:del w:id="848" w:author="Jonathan Rocha" w:date="2026-03-02T12:24:00Z" w16du:dateUtc="2026-03-02T18:24:00Z">
        <w:r w:rsidRPr="783F2D85" w:rsidDel="00D665BF">
          <w:rPr>
            <w:rFonts w:ascii="Times New Roman" w:hAnsi="Times New Roman" w:cs="Times New Roman"/>
            <w:sz w:val="20"/>
            <w:szCs w:val="20"/>
          </w:rPr>
          <w:delText>The canonical analysis produced strong out-of-sample regime-classification performance and consistent cross-asset evidence of mechanisms. Aggregate classification metrics were: Accuracy = 0.9284, weighted Precision = 0.9252, weighted Recall = 0.9284, weighted F1 = 0.9236, MCC = 0.8279, and Transition Accuracy = 0.8010.</w:delText>
        </w:r>
      </w:del>
    </w:p>
    <w:p w14:paraId="42440916" w14:textId="77777777" w:rsidR="009D0C6E" w:rsidDel="00D665BF" w:rsidRDefault="00BC2661" w:rsidP="007748AA">
      <w:pPr>
        <w:spacing w:after="240"/>
        <w:rPr>
          <w:ins w:id="849" w:author="Rocha, Jonathan" w:date="2026-02-19T11:00:00Z" w16du:dateUtc="2026-02-19T17:00:00Z"/>
          <w:del w:id="850" w:author="Jonathan Rocha" w:date="2026-03-02T12:24:00Z" w16du:dateUtc="2026-03-02T18:24:00Z"/>
          <w:rFonts w:ascii="Times New Roman" w:hAnsi="Times New Roman" w:cs="Times New Roman"/>
          <w:sz w:val="20"/>
          <w:szCs w:val="20"/>
        </w:rPr>
      </w:pPr>
      <w:r w:rsidRPr="783F2D85">
        <w:rPr>
          <w:rFonts w:ascii="Times New Roman" w:hAnsi="Times New Roman" w:cs="Times New Roman"/>
          <w:sz w:val="20"/>
          <w:szCs w:val="20"/>
        </w:rPr>
        <w:t>Hypothesis-level results are summarized in Table 5.1.</w:t>
      </w:r>
    </w:p>
    <w:p w14:paraId="49F0C07C" w14:textId="77777777" w:rsidR="00736314" w:rsidRDefault="00736314" w:rsidP="007748AA">
      <w:pPr>
        <w:spacing w:after="240"/>
        <w:rPr>
          <w:ins w:id="851" w:author="Rocha, Jonathan" w:date="2026-02-19T11:00:00Z" w16du:dateUtc="2026-02-19T17:00:00Z"/>
          <w:rFonts w:ascii="Times New Roman" w:hAnsi="Times New Roman" w:cs="Times New Roman"/>
          <w:sz w:val="20"/>
          <w:szCs w:val="20"/>
        </w:rPr>
      </w:pPr>
    </w:p>
    <w:p w14:paraId="352184D4" w14:textId="498A869E" w:rsidR="00736314" w:rsidRPr="00736314" w:rsidRDefault="00736314" w:rsidP="007748AA">
      <w:pPr>
        <w:spacing w:after="240"/>
        <w:rPr>
          <w:rFonts w:ascii="Times New Roman" w:hAnsi="Times New Roman" w:cs="Times New Roman"/>
          <w:b/>
          <w:bCs/>
          <w:sz w:val="20"/>
          <w:szCs w:val="20"/>
          <w:rPrChange w:id="852" w:author="Rocha, Jonathan" w:date="2026-02-19T11:01:00Z" w16du:dateUtc="2026-02-19T17:01:00Z">
            <w:rPr>
              <w:rFonts w:ascii="Times New Roman" w:hAnsi="Times New Roman" w:cs="Times New Roman"/>
              <w:sz w:val="20"/>
              <w:szCs w:val="20"/>
            </w:rPr>
          </w:rPrChange>
        </w:rPr>
      </w:pPr>
      <w:ins w:id="853" w:author="Rocha, Jonathan" w:date="2026-02-19T11:00:00Z" w16du:dateUtc="2026-02-19T17:00:00Z">
        <w:r w:rsidRPr="00736314">
          <w:rPr>
            <w:rFonts w:ascii="Times New Roman" w:hAnsi="Times New Roman" w:cs="Times New Roman"/>
            <w:b/>
            <w:bCs/>
            <w:sz w:val="20"/>
            <w:szCs w:val="20"/>
            <w:rPrChange w:id="854" w:author="Rocha, Jonathan" w:date="2026-02-19T11:01:00Z" w16du:dateUtc="2026-02-19T17:01:00Z">
              <w:rPr>
                <w:rFonts w:ascii="Times New Roman" w:hAnsi="Times New Roman" w:cs="Times New Roman"/>
                <w:sz w:val="20"/>
                <w:szCs w:val="20"/>
              </w:rPr>
            </w:rPrChange>
          </w:rPr>
          <w:t>Table 5.1 Primary Outcomes</w:t>
        </w:r>
      </w:ins>
    </w:p>
    <w:tbl>
      <w:tblPr>
        <w:tblStyle w:val="TableGrid"/>
        <w:tblW w:w="0" w:type="auto"/>
        <w:tblLook w:val="04A0" w:firstRow="1" w:lastRow="0" w:firstColumn="1" w:lastColumn="0" w:noHBand="0" w:noVBand="1"/>
      </w:tblPr>
      <w:tblGrid>
        <w:gridCol w:w="2157"/>
        <w:gridCol w:w="2144"/>
        <w:gridCol w:w="2169"/>
      </w:tblGrid>
      <w:tr w:rsidR="000A16C7" w:rsidRPr="00896D2E" w14:paraId="7719587E" w14:textId="77777777" w:rsidTr="783F2D85">
        <w:tc>
          <w:tcPr>
            <w:tcW w:w="2232" w:type="dxa"/>
          </w:tcPr>
          <w:p w14:paraId="109C91FC" w14:textId="77777777" w:rsidR="000A16C7" w:rsidRPr="00896D2E" w:rsidRDefault="000A16C7">
            <w:pPr>
              <w:rPr>
                <w:rFonts w:ascii="Times New Roman" w:hAnsi="Times New Roman" w:cs="Times New Roman"/>
                <w:sz w:val="20"/>
                <w:szCs w:val="20"/>
              </w:rPr>
              <w:pPrChange w:id="855" w:author="Rocha, Jonathan" w:date="2026-02-17T19:19:00Z" w16du:dateUtc="2026-02-18T01:19:00Z">
                <w:pPr>
                  <w:jc w:val="center"/>
                </w:pPr>
              </w:pPrChange>
            </w:pPr>
            <w:r w:rsidRPr="783F2D85">
              <w:rPr>
                <w:rFonts w:ascii="Times New Roman" w:hAnsi="Times New Roman" w:cs="Times New Roman"/>
                <w:b/>
                <w:bCs/>
                <w:sz w:val="20"/>
                <w:szCs w:val="20"/>
              </w:rPr>
              <w:t>Hypothesis</w:t>
            </w:r>
          </w:p>
        </w:tc>
        <w:tc>
          <w:tcPr>
            <w:tcW w:w="2232" w:type="dxa"/>
          </w:tcPr>
          <w:p w14:paraId="61992E5C" w14:textId="77777777" w:rsidR="000A16C7" w:rsidRPr="00896D2E" w:rsidRDefault="000A16C7">
            <w:pPr>
              <w:rPr>
                <w:rFonts w:ascii="Times New Roman" w:hAnsi="Times New Roman" w:cs="Times New Roman"/>
                <w:sz w:val="20"/>
                <w:szCs w:val="20"/>
              </w:rPr>
              <w:pPrChange w:id="856" w:author="Rocha, Jonathan" w:date="2026-02-17T19:19:00Z" w16du:dateUtc="2026-02-18T01:19:00Z">
                <w:pPr>
                  <w:jc w:val="center"/>
                </w:pPr>
              </w:pPrChange>
            </w:pPr>
            <w:r w:rsidRPr="783F2D85">
              <w:rPr>
                <w:rFonts w:ascii="Times New Roman" w:hAnsi="Times New Roman" w:cs="Times New Roman"/>
                <w:b/>
                <w:bCs/>
                <w:sz w:val="20"/>
                <w:szCs w:val="20"/>
              </w:rPr>
              <w:t>Result</w:t>
            </w:r>
          </w:p>
        </w:tc>
        <w:tc>
          <w:tcPr>
            <w:tcW w:w="2232" w:type="dxa"/>
          </w:tcPr>
          <w:p w14:paraId="4C947A01" w14:textId="77777777" w:rsidR="000A16C7" w:rsidRPr="00896D2E" w:rsidRDefault="000A16C7">
            <w:pPr>
              <w:rPr>
                <w:rFonts w:ascii="Times New Roman" w:hAnsi="Times New Roman" w:cs="Times New Roman"/>
                <w:sz w:val="20"/>
                <w:szCs w:val="20"/>
              </w:rPr>
              <w:pPrChange w:id="857" w:author="Rocha, Jonathan" w:date="2026-02-17T19:19:00Z" w16du:dateUtc="2026-02-18T01:19:00Z">
                <w:pPr>
                  <w:jc w:val="center"/>
                </w:pPr>
              </w:pPrChange>
            </w:pPr>
            <w:r w:rsidRPr="783F2D85">
              <w:rPr>
                <w:rFonts w:ascii="Times New Roman" w:hAnsi="Times New Roman" w:cs="Times New Roman"/>
                <w:b/>
                <w:bCs/>
                <w:sz w:val="20"/>
                <w:szCs w:val="20"/>
              </w:rPr>
              <w:t>Key Diagnostic Evidence</w:t>
            </w:r>
          </w:p>
        </w:tc>
      </w:tr>
      <w:tr w:rsidR="000A16C7" w:rsidRPr="00896D2E" w14:paraId="795A0225" w14:textId="77777777" w:rsidTr="783F2D85">
        <w:tc>
          <w:tcPr>
            <w:tcW w:w="2232" w:type="dxa"/>
          </w:tcPr>
          <w:p w14:paraId="2264DBB4"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H1 (Leading Indicator)</w:t>
            </w:r>
          </w:p>
        </w:tc>
        <w:tc>
          <w:tcPr>
            <w:tcW w:w="2232" w:type="dxa"/>
          </w:tcPr>
          <w:p w14:paraId="124D3A85"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Not confirmed</w:t>
            </w:r>
          </w:p>
        </w:tc>
        <w:tc>
          <w:tcPr>
            <w:tcW w:w="2232" w:type="dxa"/>
          </w:tcPr>
          <w:p w14:paraId="37CAC7A6"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 xml:space="preserve">Strongest lead-lag alignment at lag 0; global confirmation </w:t>
            </w:r>
            <w:r w:rsidRPr="783F2D85">
              <w:rPr>
                <w:rFonts w:ascii="Times New Roman" w:hAnsi="Times New Roman" w:cs="Times New Roman"/>
                <w:sz w:val="20"/>
                <w:szCs w:val="20"/>
              </w:rPr>
              <w:lastRenderedPageBreak/>
              <w:t>criteria for a 1-5 day lead not met</w:t>
            </w:r>
          </w:p>
        </w:tc>
      </w:tr>
      <w:tr w:rsidR="000A16C7" w:rsidRPr="00896D2E" w14:paraId="10E2BE26" w14:textId="77777777" w:rsidTr="783F2D85">
        <w:tc>
          <w:tcPr>
            <w:tcW w:w="2232" w:type="dxa"/>
          </w:tcPr>
          <w:p w14:paraId="0D11334A"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lastRenderedPageBreak/>
              <w:t>H2 (Divergence Signal)</w:t>
            </w:r>
          </w:p>
        </w:tc>
        <w:tc>
          <w:tcPr>
            <w:tcW w:w="2232" w:type="dxa"/>
          </w:tcPr>
          <w:p w14:paraId="67E95C4C"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Supported</w:t>
            </w:r>
          </w:p>
        </w:tc>
        <w:tc>
          <w:tcPr>
            <w:tcW w:w="2232" w:type="dxa"/>
          </w:tcPr>
          <w:p w14:paraId="7E86B535"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Pre-transition divergence &gt; stable divergence (ratio 1.19x; (t=18.73), (p&lt;0.001), Cohen's (d=0.58))</w:t>
            </w:r>
          </w:p>
        </w:tc>
      </w:tr>
      <w:tr w:rsidR="000A16C7" w:rsidRPr="00896D2E" w14:paraId="2DA4A0FC" w14:textId="77777777" w:rsidTr="783F2D85">
        <w:tc>
          <w:tcPr>
            <w:tcW w:w="2232" w:type="dxa"/>
          </w:tcPr>
          <w:p w14:paraId="65A57013"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H3 (Network Effect)</w:t>
            </w:r>
          </w:p>
        </w:tc>
        <w:tc>
          <w:tcPr>
            <w:tcW w:w="2232" w:type="dxa"/>
          </w:tcPr>
          <w:p w14:paraId="16C9728E"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Supported</w:t>
            </w:r>
          </w:p>
        </w:tc>
        <w:tc>
          <w:tcPr>
            <w:tcW w:w="2232" w:type="dxa"/>
          </w:tcPr>
          <w:p w14:paraId="493C6968" w14:textId="77777777" w:rsidR="000A16C7" w:rsidRPr="00896D2E" w:rsidRDefault="000A16C7" w:rsidP="007748AA">
            <w:pPr>
              <w:keepNext/>
              <w:rPr>
                <w:rFonts w:ascii="Times New Roman" w:hAnsi="Times New Roman" w:cs="Times New Roman"/>
                <w:sz w:val="20"/>
                <w:szCs w:val="20"/>
              </w:rPr>
            </w:pPr>
            <w:r w:rsidRPr="783F2D85">
              <w:rPr>
                <w:rFonts w:ascii="Times New Roman" w:hAnsi="Times New Roman" w:cs="Times New Roman"/>
                <w:sz w:val="20"/>
                <w:szCs w:val="20"/>
              </w:rPr>
              <w:t>Stable-regime connectedness &gt; transition connectedness (TCI 0.5402 vs. 0.4569; ANOVA (F=427.44), (p&lt;0.001))</w:t>
            </w:r>
          </w:p>
        </w:tc>
      </w:tr>
    </w:tbl>
    <w:p w14:paraId="1FC0B419" w14:textId="25973B6F" w:rsidR="000A16C7" w:rsidDel="007748AA" w:rsidRDefault="000A16C7">
      <w:pPr>
        <w:spacing w:after="287"/>
        <w:rPr>
          <w:del w:id="858" w:author="Rocha, Jonathan" w:date="2026-02-17T19:18:00Z" w16du:dateUtc="2026-02-18T01:18:00Z"/>
          <w:sz w:val="20"/>
          <w:szCs w:val="20"/>
        </w:rPr>
        <w:pPrChange w:id="859" w:author="Rocha, Jonathan" w:date="2026-02-17T19:19:00Z" w16du:dateUtc="2026-02-18T01:19:00Z">
          <w:pPr>
            <w:spacing w:after="287"/>
            <w:jc w:val="both"/>
          </w:pPr>
        </w:pPrChange>
      </w:pPr>
      <w:del w:id="860" w:author="Rocha, Jonathan" w:date="2026-02-17T19:18:00Z" w16du:dateUtc="2026-02-18T01:18:00Z">
        <w:r w:rsidRPr="783F2D85" w:rsidDel="007748AA">
          <w:rPr>
            <w:sz w:val="20"/>
            <w:szCs w:val="20"/>
          </w:rPr>
          <w:delText>Table 5.1 Hypothesis-level results summarized</w:delText>
        </w:r>
      </w:del>
    </w:p>
    <w:p w14:paraId="1EA54996" w14:textId="77777777" w:rsidR="007748AA" w:rsidRPr="00896D2E" w:rsidRDefault="007748AA" w:rsidP="007748AA">
      <w:pPr>
        <w:pStyle w:val="Caption"/>
        <w:rPr>
          <w:ins w:id="861" w:author="Rocha, Jonathan" w:date="2026-02-17T19:18:00Z" w16du:dateUtc="2026-02-18T01:18:00Z"/>
          <w:color w:val="auto"/>
          <w:sz w:val="20"/>
          <w:szCs w:val="20"/>
        </w:rPr>
      </w:pPr>
    </w:p>
    <w:p w14:paraId="2D4FDFA7"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5.2 Robustness and Sensitivity Synthesis</w:t>
      </w:r>
    </w:p>
    <w:p w14:paraId="6C43E5AD" w14:textId="77777777" w:rsidR="009D0C6E" w:rsidRDefault="00BC2661" w:rsidP="007748AA">
      <w:pPr>
        <w:spacing w:after="240"/>
        <w:rPr>
          <w:ins w:id="862" w:author="Rocha, Jonathan" w:date="2026-02-19T11:01:00Z" w16du:dateUtc="2026-02-19T17:01:00Z"/>
          <w:rFonts w:ascii="Times New Roman" w:hAnsi="Times New Roman" w:cs="Times New Roman"/>
          <w:sz w:val="20"/>
          <w:szCs w:val="20"/>
        </w:rPr>
      </w:pPr>
      <w:r w:rsidRPr="783F2D85">
        <w:rPr>
          <w:rFonts w:ascii="Times New Roman" w:hAnsi="Times New Roman" w:cs="Times New Roman"/>
          <w:sz w:val="20"/>
          <w:szCs w:val="20"/>
        </w:rPr>
        <w:t>Robustness tests were conducted across feature engineering, walk-forward windows, leakage-control gaps, volatility-feature modes, network-feature modes, and subperiod slices. Detailed run-level identifiers are provided in Appendix A.</w:t>
      </w:r>
    </w:p>
    <w:p w14:paraId="7A31EE6E" w14:textId="4B596DAA" w:rsidR="00E66943" w:rsidRPr="00E66943" w:rsidRDefault="00E66943" w:rsidP="007748AA">
      <w:pPr>
        <w:spacing w:after="240"/>
        <w:rPr>
          <w:rFonts w:ascii="Times New Roman" w:hAnsi="Times New Roman" w:cs="Times New Roman"/>
          <w:b/>
          <w:bCs/>
          <w:sz w:val="20"/>
          <w:szCs w:val="20"/>
          <w:rPrChange w:id="863" w:author="Rocha, Jonathan" w:date="2026-02-19T11:01:00Z" w16du:dateUtc="2026-02-19T17:01:00Z">
            <w:rPr>
              <w:rFonts w:ascii="Times New Roman" w:hAnsi="Times New Roman" w:cs="Times New Roman"/>
              <w:sz w:val="20"/>
              <w:szCs w:val="20"/>
            </w:rPr>
          </w:rPrChange>
        </w:rPr>
      </w:pPr>
      <w:ins w:id="864" w:author="Rocha, Jonathan" w:date="2026-02-19T11:01:00Z" w16du:dateUtc="2026-02-19T17:01:00Z">
        <w:r w:rsidRPr="00E66943">
          <w:rPr>
            <w:rFonts w:ascii="Times New Roman" w:hAnsi="Times New Roman" w:cs="Times New Roman"/>
            <w:b/>
            <w:bCs/>
            <w:sz w:val="20"/>
            <w:szCs w:val="20"/>
            <w:rPrChange w:id="865" w:author="Rocha, Jonathan" w:date="2026-02-19T11:01:00Z" w16du:dateUtc="2026-02-19T17:01:00Z">
              <w:rPr>
                <w:rFonts w:ascii="Times New Roman" w:hAnsi="Times New Roman" w:cs="Times New Roman"/>
                <w:sz w:val="20"/>
                <w:szCs w:val="20"/>
              </w:rPr>
            </w:rPrChange>
          </w:rPr>
          <w:t>Table 5.2 Robustness and Sensitivity Synthesis</w:t>
        </w:r>
      </w:ins>
    </w:p>
    <w:tbl>
      <w:tblPr>
        <w:tblStyle w:val="TableGrid"/>
        <w:tblW w:w="0" w:type="auto"/>
        <w:tblLook w:val="04A0" w:firstRow="1" w:lastRow="0" w:firstColumn="1" w:lastColumn="0" w:noHBand="0" w:noVBand="1"/>
      </w:tblPr>
      <w:tblGrid>
        <w:gridCol w:w="2107"/>
        <w:gridCol w:w="2226"/>
        <w:gridCol w:w="2137"/>
      </w:tblGrid>
      <w:tr w:rsidR="000A16C7" w:rsidRPr="00896D2E" w14:paraId="5723AA02" w14:textId="77777777" w:rsidTr="783F2D85">
        <w:tc>
          <w:tcPr>
            <w:tcW w:w="2232" w:type="dxa"/>
          </w:tcPr>
          <w:p w14:paraId="30FA4313" w14:textId="77777777" w:rsidR="000A16C7" w:rsidRPr="00896D2E" w:rsidRDefault="000A16C7">
            <w:pPr>
              <w:rPr>
                <w:rFonts w:ascii="Times New Roman" w:hAnsi="Times New Roman" w:cs="Times New Roman"/>
                <w:sz w:val="20"/>
                <w:szCs w:val="20"/>
              </w:rPr>
              <w:pPrChange w:id="866" w:author="Rocha, Jonathan" w:date="2026-02-17T19:19:00Z" w16du:dateUtc="2026-02-18T01:19:00Z">
                <w:pPr>
                  <w:jc w:val="center"/>
                </w:pPr>
              </w:pPrChange>
            </w:pPr>
            <w:r w:rsidRPr="783F2D85">
              <w:rPr>
                <w:rFonts w:ascii="Times New Roman" w:hAnsi="Times New Roman" w:cs="Times New Roman"/>
                <w:b/>
                <w:bCs/>
                <w:sz w:val="20"/>
                <w:szCs w:val="20"/>
              </w:rPr>
              <w:t>Robustness Dimension</w:t>
            </w:r>
          </w:p>
        </w:tc>
        <w:tc>
          <w:tcPr>
            <w:tcW w:w="2232" w:type="dxa"/>
          </w:tcPr>
          <w:p w14:paraId="0BEBF06B" w14:textId="77777777" w:rsidR="000A16C7" w:rsidRPr="00896D2E" w:rsidRDefault="000A16C7">
            <w:pPr>
              <w:rPr>
                <w:rFonts w:ascii="Times New Roman" w:hAnsi="Times New Roman" w:cs="Times New Roman"/>
                <w:sz w:val="20"/>
                <w:szCs w:val="20"/>
              </w:rPr>
              <w:pPrChange w:id="867" w:author="Rocha, Jonathan" w:date="2026-02-17T19:19:00Z" w16du:dateUtc="2026-02-18T01:19:00Z">
                <w:pPr>
                  <w:jc w:val="center"/>
                </w:pPr>
              </w:pPrChange>
            </w:pPr>
            <w:r w:rsidRPr="783F2D85">
              <w:rPr>
                <w:rFonts w:ascii="Times New Roman" w:hAnsi="Times New Roman" w:cs="Times New Roman"/>
                <w:b/>
                <w:bCs/>
                <w:sz w:val="20"/>
                <w:szCs w:val="20"/>
              </w:rPr>
              <w:t>Main Observation</w:t>
            </w:r>
          </w:p>
        </w:tc>
        <w:tc>
          <w:tcPr>
            <w:tcW w:w="2232" w:type="dxa"/>
          </w:tcPr>
          <w:p w14:paraId="7572FB68" w14:textId="77777777" w:rsidR="000A16C7" w:rsidRPr="00896D2E" w:rsidRDefault="000A16C7">
            <w:pPr>
              <w:rPr>
                <w:rFonts w:ascii="Times New Roman" w:hAnsi="Times New Roman" w:cs="Times New Roman"/>
                <w:sz w:val="20"/>
                <w:szCs w:val="20"/>
              </w:rPr>
              <w:pPrChange w:id="868" w:author="Rocha, Jonathan" w:date="2026-02-17T19:19:00Z" w16du:dateUtc="2026-02-18T01:19:00Z">
                <w:pPr>
                  <w:jc w:val="center"/>
                </w:pPr>
              </w:pPrChange>
            </w:pPr>
            <w:r w:rsidRPr="783F2D85">
              <w:rPr>
                <w:rFonts w:ascii="Times New Roman" w:hAnsi="Times New Roman" w:cs="Times New Roman"/>
                <w:b/>
                <w:bCs/>
                <w:sz w:val="20"/>
                <w:szCs w:val="20"/>
              </w:rPr>
              <w:t>Implication</w:t>
            </w:r>
          </w:p>
        </w:tc>
      </w:tr>
      <w:tr w:rsidR="000A16C7" w:rsidRPr="00896D2E" w14:paraId="1766F7E0" w14:textId="77777777" w:rsidTr="783F2D85">
        <w:tc>
          <w:tcPr>
            <w:tcW w:w="2232" w:type="dxa"/>
          </w:tcPr>
          <w:p w14:paraId="0E3DF7DB"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Lagged sentiment features</w:t>
            </w:r>
          </w:p>
        </w:tc>
        <w:tc>
          <w:tcPr>
            <w:tcW w:w="2232" w:type="dxa"/>
          </w:tcPr>
          <w:p w14:paraId="7A5A39F6"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Higher aggregate Accuracy/F1/MCC; lower transition accuracy</w:t>
            </w:r>
          </w:p>
        </w:tc>
        <w:tc>
          <w:tcPr>
            <w:tcW w:w="2232" w:type="dxa"/>
          </w:tcPr>
          <w:p w14:paraId="726E956A"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Improves static discrimination but does not establish H1 lead-time confirmation</w:t>
            </w:r>
          </w:p>
        </w:tc>
      </w:tr>
      <w:tr w:rsidR="000A16C7" w:rsidRPr="00896D2E" w14:paraId="7BB3F42F" w14:textId="77777777" w:rsidTr="783F2D85">
        <w:tc>
          <w:tcPr>
            <w:tcW w:w="2232" w:type="dxa"/>
          </w:tcPr>
          <w:p w14:paraId="6440034C"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Walk-forward windows</w:t>
            </w:r>
          </w:p>
        </w:tc>
        <w:tc>
          <w:tcPr>
            <w:tcW w:w="2232" w:type="dxa"/>
          </w:tcPr>
          <w:p w14:paraId="06CB59EC"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Shorter test/step windows improved aggregate metrics; larger train windows did not improve transitions</w:t>
            </w:r>
          </w:p>
        </w:tc>
        <w:tc>
          <w:tcPr>
            <w:tcW w:w="2232" w:type="dxa"/>
          </w:tcPr>
          <w:p w14:paraId="42456802"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Model quality is window-sensitive, but hypothesis direction is stable</w:t>
            </w:r>
          </w:p>
        </w:tc>
      </w:tr>
      <w:tr w:rsidR="000A16C7" w:rsidRPr="00896D2E" w14:paraId="153BECA5" w14:textId="77777777" w:rsidTr="783F2D85">
        <w:tc>
          <w:tcPr>
            <w:tcW w:w="2232" w:type="dxa"/>
          </w:tcPr>
          <w:p w14:paraId="41AB98A6"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Purge-gap controls</w:t>
            </w:r>
          </w:p>
        </w:tc>
        <w:tc>
          <w:tcPr>
            <w:tcW w:w="2232" w:type="dxa"/>
          </w:tcPr>
          <w:p w14:paraId="6F0BEF98"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Larger purge slightly reduced aggregate metrics; hypothesis outcomes unchanged</w:t>
            </w:r>
          </w:p>
        </w:tc>
        <w:tc>
          <w:tcPr>
            <w:tcW w:w="2232" w:type="dxa"/>
          </w:tcPr>
          <w:p w14:paraId="37F38B83" w14:textId="77777777" w:rsidR="000A16C7" w:rsidRPr="00896D2E" w:rsidRDefault="000A16C7" w:rsidP="007748AA">
            <w:pPr>
              <w:rPr>
                <w:rFonts w:ascii="Times New Roman" w:hAnsi="Times New Roman" w:cs="Times New Roman"/>
                <w:sz w:val="20"/>
                <w:szCs w:val="20"/>
              </w:rPr>
            </w:pPr>
            <w:r w:rsidRPr="00554D83">
              <w:rPr>
                <w:rFonts w:ascii="Times New Roman" w:hAnsi="Times New Roman" w:cs="Times New Roman"/>
                <w:b/>
                <w:bCs/>
                <w:sz w:val="20"/>
                <w:szCs w:val="20"/>
                <w:rPrChange w:id="869" w:author="Rocha, Jonathan" w:date="2026-02-19T11:13:00Z" w16du:dateUtc="2026-02-19T17:13:00Z">
                  <w:rPr>
                    <w:rFonts w:ascii="Times New Roman" w:hAnsi="Times New Roman" w:cs="Times New Roman"/>
                    <w:sz w:val="20"/>
                    <w:szCs w:val="20"/>
                  </w:rPr>
                </w:rPrChange>
              </w:rPr>
              <w:t>H1/H2/H3</w:t>
            </w:r>
            <w:r w:rsidRPr="783F2D85">
              <w:rPr>
                <w:rFonts w:ascii="Times New Roman" w:hAnsi="Times New Roman" w:cs="Times New Roman"/>
                <w:sz w:val="20"/>
                <w:szCs w:val="20"/>
              </w:rPr>
              <w:t xml:space="preserve"> interpretation is not driven by leakage-control choice in tested ranges</w:t>
            </w:r>
          </w:p>
        </w:tc>
      </w:tr>
      <w:tr w:rsidR="000A16C7" w:rsidRPr="00896D2E" w14:paraId="2933389C" w14:textId="77777777" w:rsidTr="783F2D85">
        <w:tc>
          <w:tcPr>
            <w:tcW w:w="2232" w:type="dxa"/>
          </w:tcPr>
          <w:p w14:paraId="36F2376E"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Volatility mode</w:t>
            </w:r>
          </w:p>
        </w:tc>
        <w:tc>
          <w:tcPr>
            <w:tcW w:w="2232" w:type="dxa"/>
          </w:tcPr>
          <w:p w14:paraId="0545475D" w14:textId="389CF5A9" w:rsidR="000A16C7" w:rsidRPr="00896D2E" w:rsidRDefault="00554D83" w:rsidP="007748AA">
            <w:pPr>
              <w:rPr>
                <w:rFonts w:ascii="Times New Roman" w:hAnsi="Times New Roman" w:cs="Times New Roman"/>
                <w:sz w:val="20"/>
                <w:szCs w:val="20"/>
              </w:rPr>
            </w:pPr>
            <w:r w:rsidRPr="783F2D85">
              <w:rPr>
                <w:rFonts w:ascii="Times New Roman" w:hAnsi="Times New Roman" w:cs="Times New Roman"/>
                <w:sz w:val="20"/>
                <w:szCs w:val="20"/>
              </w:rPr>
              <w:t>GARCH_MIDAS_CISS</w:t>
            </w:r>
            <w:r w:rsidR="000A16C7" w:rsidRPr="783F2D85">
              <w:rPr>
                <w:rFonts w:ascii="Times New Roman" w:hAnsi="Times New Roman" w:cs="Times New Roman"/>
                <w:sz w:val="20"/>
                <w:szCs w:val="20"/>
              </w:rPr>
              <w:t xml:space="preserve"> did not outperform baseline in this configuration</w:t>
            </w:r>
          </w:p>
        </w:tc>
        <w:tc>
          <w:tcPr>
            <w:tcW w:w="2232" w:type="dxa"/>
          </w:tcPr>
          <w:p w14:paraId="4DCF6A70"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Baseline volatility representation retained for manuscript reporting</w:t>
            </w:r>
          </w:p>
        </w:tc>
      </w:tr>
      <w:tr w:rsidR="000A16C7" w:rsidRPr="00896D2E" w14:paraId="4388E8CE" w14:textId="77777777" w:rsidTr="783F2D85">
        <w:tc>
          <w:tcPr>
            <w:tcW w:w="2232" w:type="dxa"/>
          </w:tcPr>
          <w:p w14:paraId="2D0F7E0F"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lastRenderedPageBreak/>
              <w:t>Network mode</w:t>
            </w:r>
          </w:p>
        </w:tc>
        <w:tc>
          <w:tcPr>
            <w:tcW w:w="2232" w:type="dxa"/>
          </w:tcPr>
          <w:p w14:paraId="4663C091"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Full connectedness mode preserved top-line performance and improved transition accuracy slightly</w:t>
            </w:r>
          </w:p>
        </w:tc>
        <w:tc>
          <w:tcPr>
            <w:tcW w:w="2232" w:type="dxa"/>
          </w:tcPr>
          <w:p w14:paraId="7BDF6093"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H3 support is robust to connectedness-construction choice</w:t>
            </w:r>
          </w:p>
        </w:tc>
      </w:tr>
      <w:tr w:rsidR="000A16C7" w:rsidRPr="00896D2E" w14:paraId="0E82875A" w14:textId="77777777" w:rsidTr="783F2D85">
        <w:tc>
          <w:tcPr>
            <w:tcW w:w="2232" w:type="dxa"/>
          </w:tcPr>
          <w:p w14:paraId="7657F4FC"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Subperiod checks</w:t>
            </w:r>
          </w:p>
        </w:tc>
        <w:tc>
          <w:tcPr>
            <w:tcW w:w="2232" w:type="dxa"/>
          </w:tcPr>
          <w:p w14:paraId="275E52B2"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Pre-2020 segment remains most informative; short post-2020 slices are low-power</w:t>
            </w:r>
          </w:p>
        </w:tc>
        <w:tc>
          <w:tcPr>
            <w:tcW w:w="2232" w:type="dxa"/>
          </w:tcPr>
          <w:p w14:paraId="689746C3" w14:textId="77777777" w:rsidR="000A16C7" w:rsidRPr="00896D2E" w:rsidRDefault="000A16C7" w:rsidP="007748AA">
            <w:pPr>
              <w:keepNext/>
              <w:rPr>
                <w:rFonts w:ascii="Times New Roman" w:hAnsi="Times New Roman" w:cs="Times New Roman"/>
                <w:sz w:val="20"/>
                <w:szCs w:val="20"/>
              </w:rPr>
            </w:pPr>
            <w:r w:rsidRPr="783F2D85">
              <w:rPr>
                <w:rFonts w:ascii="Times New Roman" w:hAnsi="Times New Roman" w:cs="Times New Roman"/>
                <w:sz w:val="20"/>
                <w:szCs w:val="20"/>
              </w:rPr>
              <w:t>Recent perfect scores are interpreted as small-sample artifacts</w:t>
            </w:r>
          </w:p>
        </w:tc>
      </w:tr>
    </w:tbl>
    <w:p w14:paraId="408F3960" w14:textId="5DFC8029" w:rsidR="000A16C7" w:rsidDel="007748AA" w:rsidRDefault="000A16C7" w:rsidP="007748AA">
      <w:pPr>
        <w:spacing w:after="287"/>
        <w:rPr>
          <w:del w:id="870" w:author="Rocha, Jonathan" w:date="2026-02-17T19:20:00Z" w16du:dateUtc="2026-02-18T01:20:00Z"/>
          <w:sz w:val="20"/>
          <w:szCs w:val="20"/>
        </w:rPr>
      </w:pPr>
      <w:del w:id="871" w:author="Rocha, Jonathan" w:date="2026-02-17T19:20:00Z" w16du:dateUtc="2026-02-18T01:20:00Z">
        <w:r w:rsidRPr="783F2D85" w:rsidDel="007748AA">
          <w:rPr>
            <w:sz w:val="20"/>
            <w:szCs w:val="20"/>
          </w:rPr>
          <w:delText>Table 5.2 Robustness and Sensitivity Synthesis</w:delText>
        </w:r>
      </w:del>
    </w:p>
    <w:p w14:paraId="76F32133" w14:textId="77777777" w:rsidR="007748AA" w:rsidRPr="00896D2E" w:rsidRDefault="007748AA" w:rsidP="007748AA">
      <w:pPr>
        <w:pStyle w:val="Caption"/>
        <w:rPr>
          <w:ins w:id="872" w:author="Rocha, Jonathan" w:date="2026-02-17T19:20:00Z" w16du:dateUtc="2026-02-18T01:20:00Z"/>
          <w:color w:val="auto"/>
          <w:sz w:val="20"/>
          <w:szCs w:val="20"/>
        </w:rPr>
      </w:pPr>
    </w:p>
    <w:p w14:paraId="2E5A668B"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5.3 Locked H1 Confirmation</w:t>
      </w:r>
    </w:p>
    <w:p w14:paraId="15E4B114" w14:textId="249B25D1" w:rsidR="00D665BF" w:rsidRPr="00D665BF" w:rsidRDefault="00D665BF" w:rsidP="00D665BF">
      <w:pPr>
        <w:spacing w:after="287"/>
        <w:rPr>
          <w:ins w:id="873" w:author="Jonathan Rocha" w:date="2026-03-02T12:26:00Z"/>
          <w:rFonts w:ascii="Times New Roman" w:hAnsi="Times New Roman" w:cs="Times New Roman"/>
          <w:sz w:val="20"/>
          <w:szCs w:val="20"/>
        </w:rPr>
      </w:pPr>
      <w:ins w:id="874" w:author="Jonathan Rocha" w:date="2026-03-02T12:26:00Z">
        <w:r w:rsidRPr="00D665BF">
          <w:rPr>
            <w:rFonts w:ascii="Times New Roman" w:hAnsi="Times New Roman" w:cs="Times New Roman"/>
            <w:sz w:val="20"/>
            <w:szCs w:val="20"/>
          </w:rPr>
          <w:t>Global H1 remains unconfirmed across the entire locked sequence (V1-V3). Only one event window (</w:t>
        </w:r>
      </w:ins>
      <w:ins w:id="875" w:author="Jonathan Rocha" w:date="2026-03-02T12:26:00Z" w16du:dateUtc="2026-03-02T18:26:00Z">
        <w:r>
          <w:rPr>
            <w:rFonts w:ascii="Times New Roman" w:hAnsi="Times New Roman" w:cs="Times New Roman"/>
            <w:sz w:val="20"/>
            <w:szCs w:val="20"/>
          </w:rPr>
          <w:t xml:space="preserve">the </w:t>
        </w:r>
      </w:ins>
      <w:ins w:id="876" w:author="Jonathan Rocha" w:date="2026-03-02T12:26:00Z">
        <w:r w:rsidRPr="00D665BF">
          <w:rPr>
            <w:rFonts w:ascii="Times New Roman" w:hAnsi="Times New Roman" w:cs="Times New Roman"/>
            <w:sz w:val="20"/>
            <w:szCs w:val="20"/>
          </w:rPr>
          <w:t xml:space="preserve">COVID-19 crash) satisfied </w:t>
        </w:r>
      </w:ins>
      <w:ins w:id="877" w:author="Jonathan Rocha" w:date="2026-03-02T12:26:00Z" w16du:dateUtc="2026-03-02T18:26:00Z">
        <w:r>
          <w:rPr>
            <w:rFonts w:ascii="Times New Roman" w:hAnsi="Times New Roman" w:cs="Times New Roman"/>
            <w:sz w:val="20"/>
            <w:szCs w:val="20"/>
          </w:rPr>
          <w:t xml:space="preserve">the </w:t>
        </w:r>
      </w:ins>
      <w:ins w:id="878" w:author="Jonathan Rocha" w:date="2026-03-02T12:26:00Z">
        <w:r w:rsidRPr="00D665BF">
          <w:rPr>
            <w:rFonts w:ascii="Times New Roman" w:hAnsi="Times New Roman" w:cs="Times New Roman"/>
            <w:sz w:val="20"/>
            <w:szCs w:val="20"/>
          </w:rPr>
          <w:t>strict support criteria, while project-level confirmation required at least two event-confirmed windows. The result suggests conditional or event-specific lead behavior, with no broad portfolio-level lead confirmation under fixed rules.</w:t>
        </w:r>
      </w:ins>
    </w:p>
    <w:p w14:paraId="016A1939" w14:textId="3054F1EE" w:rsidR="00D665BF" w:rsidRPr="00D665BF" w:rsidRDefault="00D665BF" w:rsidP="00D665BF">
      <w:pPr>
        <w:spacing w:after="287"/>
        <w:rPr>
          <w:ins w:id="879" w:author="Jonathan Rocha" w:date="2026-03-02T12:26:00Z"/>
          <w:rFonts w:ascii="Times New Roman" w:hAnsi="Times New Roman" w:cs="Times New Roman"/>
          <w:sz w:val="20"/>
          <w:szCs w:val="20"/>
        </w:rPr>
      </w:pPr>
      <w:ins w:id="880" w:author="Jonathan Rocha" w:date="2026-03-02T12:26:00Z">
        <w:r w:rsidRPr="00D665BF">
          <w:rPr>
            <w:rFonts w:ascii="Times New Roman" w:hAnsi="Times New Roman" w:cs="Times New Roman"/>
            <w:sz w:val="20"/>
            <w:szCs w:val="20"/>
          </w:rPr>
          <w:t>This non-confirmation should be seen as boundary-setting rather than a model failure: the framework still shows strong regime discrimination and consistent support for H2/H3, but it does not justify a broad claim of 1-5</w:t>
        </w:r>
      </w:ins>
      <w:ins w:id="881" w:author="Jonathan Rocha" w:date="2026-03-02T12:27:00Z" w16du:dateUtc="2026-03-02T18:27:00Z">
        <w:r>
          <w:rPr>
            <w:rFonts w:ascii="Times New Roman" w:hAnsi="Times New Roman" w:cs="Times New Roman"/>
            <w:sz w:val="20"/>
            <w:szCs w:val="20"/>
          </w:rPr>
          <w:t>-</w:t>
        </w:r>
      </w:ins>
      <w:ins w:id="882" w:author="Jonathan Rocha" w:date="2026-03-02T12:26:00Z">
        <w:r w:rsidRPr="00D665BF">
          <w:rPr>
            <w:rFonts w:ascii="Times New Roman" w:hAnsi="Times New Roman" w:cs="Times New Roman"/>
            <w:sz w:val="20"/>
            <w:szCs w:val="20"/>
          </w:rPr>
          <w:t xml:space="preserve">day leading behavior relative to VIX across all market </w:t>
        </w:r>
      </w:ins>
      <w:ins w:id="883" w:author="Jonathan Rocha" w:date="2026-03-02T12:27:00Z" w16du:dateUtc="2026-03-02T18:27:00Z">
        <w:r>
          <w:rPr>
            <w:rFonts w:ascii="Times New Roman" w:hAnsi="Times New Roman" w:cs="Times New Roman"/>
            <w:sz w:val="20"/>
            <w:szCs w:val="20"/>
          </w:rPr>
          <w:t>condi</w:t>
        </w:r>
      </w:ins>
      <w:ins w:id="884" w:author="Jonathan Rocha" w:date="2026-03-02T12:26:00Z">
        <w:r w:rsidRPr="00D665BF">
          <w:rPr>
            <w:rFonts w:ascii="Times New Roman" w:hAnsi="Times New Roman" w:cs="Times New Roman"/>
            <w:sz w:val="20"/>
            <w:szCs w:val="20"/>
          </w:rPr>
          <w:t>tions.</w:t>
        </w:r>
      </w:ins>
    </w:p>
    <w:p w14:paraId="5D1CAE66" w14:textId="23ACA7BA" w:rsidR="009D0C6E" w:rsidDel="00D665BF" w:rsidRDefault="00BC2661" w:rsidP="007748AA">
      <w:pPr>
        <w:spacing w:after="240"/>
        <w:rPr>
          <w:ins w:id="885" w:author="Rocha, Jonathan" w:date="2026-02-19T11:01:00Z" w16du:dateUtc="2026-02-19T17:01:00Z"/>
          <w:del w:id="886" w:author="Jonathan Rocha" w:date="2026-03-02T12:26:00Z" w16du:dateUtc="2026-03-02T18:26:00Z"/>
          <w:rFonts w:ascii="Times New Roman" w:hAnsi="Times New Roman" w:cs="Times New Roman"/>
          <w:sz w:val="20"/>
          <w:szCs w:val="20"/>
        </w:rPr>
      </w:pPr>
      <w:del w:id="887" w:author="Jonathan Rocha" w:date="2026-03-02T12:26:00Z" w16du:dateUtc="2026-03-02T18:26:00Z">
        <w:r w:rsidRPr="783F2D85" w:rsidDel="00D665BF">
          <w:rPr>
            <w:rFonts w:ascii="Times New Roman" w:hAnsi="Times New Roman" w:cs="Times New Roman"/>
            <w:sz w:val="20"/>
            <w:szCs w:val="20"/>
          </w:rPr>
          <w:delText xml:space="preserve">Global H1 remained unconfirmed across the full locked confirmation sequence. The event-conditioned analysis </w:delText>
        </w:r>
        <w:r w:rsidR="000A16C7" w:rsidRPr="783F2D85" w:rsidDel="00D665BF">
          <w:rPr>
            <w:rFonts w:ascii="Times New Roman" w:hAnsi="Times New Roman" w:cs="Times New Roman"/>
            <w:sz w:val="20"/>
            <w:szCs w:val="20"/>
          </w:rPr>
          <w:delText>identifie</w:delText>
        </w:r>
        <w:r w:rsidRPr="783F2D85" w:rsidDel="00D665BF">
          <w:rPr>
            <w:rFonts w:ascii="Times New Roman" w:hAnsi="Times New Roman" w:cs="Times New Roman"/>
            <w:sz w:val="20"/>
            <w:szCs w:val="20"/>
          </w:rPr>
          <w:delText xml:space="preserve">d one window meeting </w:delText>
        </w:r>
        <w:r w:rsidR="000A16C7" w:rsidRPr="783F2D85" w:rsidDel="00D665BF">
          <w:rPr>
            <w:rFonts w:ascii="Times New Roman" w:hAnsi="Times New Roman" w:cs="Times New Roman"/>
            <w:sz w:val="20"/>
            <w:szCs w:val="20"/>
          </w:rPr>
          <w:delText xml:space="preserve">the </w:delText>
        </w:r>
        <w:r w:rsidRPr="783F2D85" w:rsidDel="00D665BF">
          <w:rPr>
            <w:rFonts w:ascii="Times New Roman" w:hAnsi="Times New Roman" w:cs="Times New Roman"/>
            <w:sz w:val="20"/>
            <w:szCs w:val="20"/>
          </w:rPr>
          <w:delText>strict support criteria (COVID-19 crash), wh</w:delText>
        </w:r>
        <w:r w:rsidR="000A16C7" w:rsidRPr="783F2D85" w:rsidDel="00D665BF">
          <w:rPr>
            <w:rFonts w:ascii="Times New Roman" w:hAnsi="Times New Roman" w:cs="Times New Roman"/>
            <w:sz w:val="20"/>
            <w:szCs w:val="20"/>
          </w:rPr>
          <w:delText>ereas</w:delText>
        </w:r>
        <w:r w:rsidRPr="783F2D85" w:rsidDel="00D665BF">
          <w:rPr>
            <w:rFonts w:ascii="Times New Roman" w:hAnsi="Times New Roman" w:cs="Times New Roman"/>
            <w:sz w:val="20"/>
            <w:szCs w:val="20"/>
          </w:rPr>
          <w:delText xml:space="preserve"> project-level confirmation required at least two such event windows under the fixed rule.</w:delText>
        </w:r>
      </w:del>
    </w:p>
    <w:p w14:paraId="49AF665E" w14:textId="6E7279DF" w:rsidR="00E66943" w:rsidRPr="00E66943" w:rsidRDefault="00E66943" w:rsidP="007748AA">
      <w:pPr>
        <w:spacing w:after="240"/>
        <w:rPr>
          <w:rFonts w:ascii="Times New Roman" w:hAnsi="Times New Roman" w:cs="Times New Roman"/>
          <w:b/>
          <w:bCs/>
          <w:sz w:val="20"/>
          <w:szCs w:val="20"/>
          <w:rPrChange w:id="888" w:author="Rocha, Jonathan" w:date="2026-02-19T11:01:00Z" w16du:dateUtc="2026-02-19T17:01:00Z">
            <w:rPr>
              <w:rFonts w:ascii="Times New Roman" w:hAnsi="Times New Roman" w:cs="Times New Roman"/>
              <w:sz w:val="20"/>
              <w:szCs w:val="20"/>
            </w:rPr>
          </w:rPrChange>
        </w:rPr>
      </w:pPr>
      <w:ins w:id="889" w:author="Rocha, Jonathan" w:date="2026-02-19T11:01:00Z" w16du:dateUtc="2026-02-19T17:01:00Z">
        <w:r w:rsidRPr="00E66943">
          <w:rPr>
            <w:rFonts w:ascii="Times New Roman" w:hAnsi="Times New Roman" w:cs="Times New Roman"/>
            <w:b/>
            <w:bCs/>
            <w:sz w:val="20"/>
            <w:szCs w:val="20"/>
            <w:rPrChange w:id="890" w:author="Rocha, Jonathan" w:date="2026-02-19T11:01:00Z" w16du:dateUtc="2026-02-19T17:01:00Z">
              <w:rPr>
                <w:rFonts w:ascii="Times New Roman" w:hAnsi="Times New Roman" w:cs="Times New Roman"/>
                <w:sz w:val="20"/>
                <w:szCs w:val="20"/>
              </w:rPr>
            </w:rPrChange>
          </w:rPr>
          <w:t>Table 5.3 Locked H1 Confirmation</w:t>
        </w:r>
      </w:ins>
    </w:p>
    <w:tbl>
      <w:tblPr>
        <w:tblStyle w:val="TableGrid"/>
        <w:tblW w:w="0" w:type="auto"/>
        <w:tblLook w:val="04A0" w:firstRow="1" w:lastRow="0" w:firstColumn="1" w:lastColumn="0" w:noHBand="0" w:noVBand="1"/>
      </w:tblPr>
      <w:tblGrid>
        <w:gridCol w:w="1255"/>
        <w:gridCol w:w="1320"/>
        <w:gridCol w:w="1318"/>
        <w:gridCol w:w="1300"/>
        <w:gridCol w:w="1277"/>
      </w:tblGrid>
      <w:tr w:rsidR="000A16C7" w:rsidRPr="00896D2E" w14:paraId="0A3B635D" w14:textId="77777777" w:rsidTr="783F2D85">
        <w:tc>
          <w:tcPr>
            <w:tcW w:w="1339" w:type="dxa"/>
          </w:tcPr>
          <w:p w14:paraId="3D00D802" w14:textId="77777777" w:rsidR="000A16C7" w:rsidRPr="00896D2E" w:rsidRDefault="000A16C7">
            <w:pPr>
              <w:rPr>
                <w:rFonts w:ascii="Times New Roman" w:hAnsi="Times New Roman" w:cs="Times New Roman"/>
                <w:sz w:val="20"/>
                <w:szCs w:val="20"/>
              </w:rPr>
              <w:pPrChange w:id="891" w:author="Rocha, Jonathan" w:date="2026-02-17T19:19:00Z" w16du:dateUtc="2026-02-18T01:19:00Z">
                <w:pPr>
                  <w:jc w:val="center"/>
                </w:pPr>
              </w:pPrChange>
            </w:pPr>
            <w:r w:rsidRPr="783F2D85">
              <w:rPr>
                <w:rFonts w:ascii="Times New Roman" w:hAnsi="Times New Roman" w:cs="Times New Roman"/>
                <w:b/>
                <w:bCs/>
                <w:sz w:val="20"/>
                <w:szCs w:val="20"/>
              </w:rPr>
              <w:t>Protocol</w:t>
            </w:r>
          </w:p>
        </w:tc>
        <w:tc>
          <w:tcPr>
            <w:tcW w:w="1339" w:type="dxa"/>
          </w:tcPr>
          <w:p w14:paraId="646BA143" w14:textId="77777777" w:rsidR="000A16C7" w:rsidRPr="00896D2E" w:rsidRDefault="000A16C7">
            <w:pPr>
              <w:rPr>
                <w:rFonts w:ascii="Times New Roman" w:hAnsi="Times New Roman" w:cs="Times New Roman"/>
                <w:sz w:val="20"/>
                <w:szCs w:val="20"/>
              </w:rPr>
              <w:pPrChange w:id="892" w:author="Rocha, Jonathan" w:date="2026-02-17T19:19:00Z" w16du:dateUtc="2026-02-18T01:19:00Z">
                <w:pPr>
                  <w:jc w:val="center"/>
                </w:pPr>
              </w:pPrChange>
            </w:pPr>
            <w:r w:rsidRPr="783F2D85">
              <w:rPr>
                <w:rFonts w:ascii="Times New Roman" w:hAnsi="Times New Roman" w:cs="Times New Roman"/>
                <w:b/>
                <w:bCs/>
                <w:sz w:val="20"/>
                <w:szCs w:val="20"/>
              </w:rPr>
              <w:t>Rule Variant</w:t>
            </w:r>
          </w:p>
        </w:tc>
        <w:tc>
          <w:tcPr>
            <w:tcW w:w="1339" w:type="dxa"/>
          </w:tcPr>
          <w:p w14:paraId="10166DB2" w14:textId="77777777" w:rsidR="000A16C7" w:rsidRPr="00896D2E" w:rsidRDefault="000A16C7">
            <w:pPr>
              <w:rPr>
                <w:rFonts w:ascii="Times New Roman" w:hAnsi="Times New Roman" w:cs="Times New Roman"/>
                <w:sz w:val="20"/>
                <w:szCs w:val="20"/>
              </w:rPr>
              <w:pPrChange w:id="893" w:author="Rocha, Jonathan" w:date="2026-02-17T19:19:00Z" w16du:dateUtc="2026-02-18T01:19:00Z">
                <w:pPr>
                  <w:jc w:val="center"/>
                </w:pPr>
              </w:pPrChange>
            </w:pPr>
            <w:r w:rsidRPr="783F2D85">
              <w:rPr>
                <w:rFonts w:ascii="Times New Roman" w:hAnsi="Times New Roman" w:cs="Times New Roman"/>
                <w:b/>
                <w:bCs/>
                <w:sz w:val="20"/>
                <w:szCs w:val="20"/>
              </w:rPr>
              <w:t>Global Outcome</w:t>
            </w:r>
          </w:p>
        </w:tc>
        <w:tc>
          <w:tcPr>
            <w:tcW w:w="1339" w:type="dxa"/>
          </w:tcPr>
          <w:p w14:paraId="477AFDC9" w14:textId="77777777" w:rsidR="000A16C7" w:rsidRPr="00896D2E" w:rsidRDefault="000A16C7">
            <w:pPr>
              <w:rPr>
                <w:rFonts w:ascii="Times New Roman" w:hAnsi="Times New Roman" w:cs="Times New Roman"/>
                <w:sz w:val="20"/>
                <w:szCs w:val="20"/>
              </w:rPr>
              <w:pPrChange w:id="894" w:author="Rocha, Jonathan" w:date="2026-02-17T19:19:00Z" w16du:dateUtc="2026-02-18T01:19:00Z">
                <w:pPr>
                  <w:jc w:val="center"/>
                </w:pPr>
              </w:pPrChange>
            </w:pPr>
            <w:r w:rsidRPr="783F2D85">
              <w:rPr>
                <w:rFonts w:ascii="Times New Roman" w:hAnsi="Times New Roman" w:cs="Times New Roman"/>
                <w:b/>
                <w:bCs/>
                <w:sz w:val="20"/>
                <w:szCs w:val="20"/>
              </w:rPr>
              <w:t>Event-Confirmed Windows</w:t>
            </w:r>
          </w:p>
        </w:tc>
        <w:tc>
          <w:tcPr>
            <w:tcW w:w="1340" w:type="dxa"/>
          </w:tcPr>
          <w:p w14:paraId="5466E3BB" w14:textId="77777777" w:rsidR="000A16C7" w:rsidRPr="00896D2E" w:rsidRDefault="000A16C7">
            <w:pPr>
              <w:rPr>
                <w:rFonts w:ascii="Times New Roman" w:hAnsi="Times New Roman" w:cs="Times New Roman"/>
                <w:sz w:val="20"/>
                <w:szCs w:val="20"/>
              </w:rPr>
              <w:pPrChange w:id="895" w:author="Rocha, Jonathan" w:date="2026-02-17T19:19:00Z" w16du:dateUtc="2026-02-18T01:19:00Z">
                <w:pPr>
                  <w:jc w:val="center"/>
                </w:pPr>
              </w:pPrChange>
            </w:pPr>
            <w:r w:rsidRPr="783F2D85">
              <w:rPr>
                <w:rFonts w:ascii="Times New Roman" w:hAnsi="Times New Roman" w:cs="Times New Roman"/>
                <w:b/>
                <w:bCs/>
                <w:sz w:val="20"/>
                <w:szCs w:val="20"/>
              </w:rPr>
              <w:t>Project-Level Decision</w:t>
            </w:r>
          </w:p>
        </w:tc>
      </w:tr>
      <w:tr w:rsidR="000A16C7" w:rsidRPr="00896D2E" w14:paraId="049B7B89" w14:textId="77777777" w:rsidTr="783F2D85">
        <w:tc>
          <w:tcPr>
            <w:tcW w:w="1339" w:type="dxa"/>
          </w:tcPr>
          <w:p w14:paraId="235FA5E0"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V1</w:t>
            </w:r>
          </w:p>
        </w:tc>
        <w:tc>
          <w:tcPr>
            <w:tcW w:w="1339" w:type="dxa"/>
          </w:tcPr>
          <w:p w14:paraId="276B59F8"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Base event set, 1-5 day confirmation horizon</w:t>
            </w:r>
          </w:p>
        </w:tc>
        <w:tc>
          <w:tcPr>
            <w:tcW w:w="1339" w:type="dxa"/>
          </w:tcPr>
          <w:p w14:paraId="5C673F88"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Inconclusive global lag pattern</w:t>
            </w:r>
          </w:p>
        </w:tc>
        <w:tc>
          <w:tcPr>
            <w:tcW w:w="1339" w:type="dxa"/>
          </w:tcPr>
          <w:p w14:paraId="7FFD2655"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1</w:t>
            </w:r>
          </w:p>
        </w:tc>
        <w:tc>
          <w:tcPr>
            <w:tcW w:w="1340" w:type="dxa"/>
          </w:tcPr>
          <w:p w14:paraId="2DB49A98"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Not confirmed</w:t>
            </w:r>
          </w:p>
        </w:tc>
      </w:tr>
      <w:tr w:rsidR="000A16C7" w:rsidRPr="00896D2E" w14:paraId="69D7E435" w14:textId="77777777" w:rsidTr="783F2D85">
        <w:tc>
          <w:tcPr>
            <w:tcW w:w="1339" w:type="dxa"/>
          </w:tcPr>
          <w:p w14:paraId="5BDEE0BA"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V2</w:t>
            </w:r>
          </w:p>
        </w:tc>
        <w:tc>
          <w:tcPr>
            <w:tcW w:w="1339" w:type="dxa"/>
          </w:tcPr>
          <w:p w14:paraId="106034FC"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Expanded event universe (11 events)</w:t>
            </w:r>
          </w:p>
        </w:tc>
        <w:tc>
          <w:tcPr>
            <w:tcW w:w="1339" w:type="dxa"/>
          </w:tcPr>
          <w:p w14:paraId="55DD7339"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Inconclusive global lag pattern</w:t>
            </w:r>
          </w:p>
        </w:tc>
        <w:tc>
          <w:tcPr>
            <w:tcW w:w="1339" w:type="dxa"/>
          </w:tcPr>
          <w:p w14:paraId="2B9A3D15"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1</w:t>
            </w:r>
          </w:p>
        </w:tc>
        <w:tc>
          <w:tcPr>
            <w:tcW w:w="1340" w:type="dxa"/>
          </w:tcPr>
          <w:p w14:paraId="57260D45"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Not confirmed</w:t>
            </w:r>
          </w:p>
        </w:tc>
      </w:tr>
      <w:tr w:rsidR="000A16C7" w:rsidRPr="00896D2E" w14:paraId="4B54542A" w14:textId="77777777" w:rsidTr="783F2D85">
        <w:tc>
          <w:tcPr>
            <w:tcW w:w="1339" w:type="dxa"/>
          </w:tcPr>
          <w:p w14:paraId="1A5AC4C9"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V3</w:t>
            </w:r>
          </w:p>
        </w:tc>
        <w:tc>
          <w:tcPr>
            <w:tcW w:w="1339" w:type="dxa"/>
          </w:tcPr>
          <w:p w14:paraId="273C0C57"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Horizon extension to 1-7 days</w:t>
            </w:r>
          </w:p>
        </w:tc>
        <w:tc>
          <w:tcPr>
            <w:tcW w:w="1339" w:type="dxa"/>
          </w:tcPr>
          <w:p w14:paraId="45B23DB9"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Inconclusive global lag pattern</w:t>
            </w:r>
          </w:p>
        </w:tc>
        <w:tc>
          <w:tcPr>
            <w:tcW w:w="1339" w:type="dxa"/>
          </w:tcPr>
          <w:p w14:paraId="61F6AD0F" w14:textId="77777777" w:rsidR="000A16C7" w:rsidRPr="00896D2E" w:rsidRDefault="000A16C7" w:rsidP="007748AA">
            <w:pPr>
              <w:rPr>
                <w:rFonts w:ascii="Times New Roman" w:hAnsi="Times New Roman" w:cs="Times New Roman"/>
                <w:sz w:val="20"/>
                <w:szCs w:val="20"/>
              </w:rPr>
            </w:pPr>
            <w:r w:rsidRPr="783F2D85">
              <w:rPr>
                <w:rFonts w:ascii="Times New Roman" w:hAnsi="Times New Roman" w:cs="Times New Roman"/>
                <w:sz w:val="20"/>
                <w:szCs w:val="20"/>
              </w:rPr>
              <w:t>1</w:t>
            </w:r>
          </w:p>
        </w:tc>
        <w:tc>
          <w:tcPr>
            <w:tcW w:w="1340" w:type="dxa"/>
          </w:tcPr>
          <w:p w14:paraId="4F5A03E5" w14:textId="77777777" w:rsidR="000A16C7" w:rsidRPr="00896D2E" w:rsidRDefault="000A16C7" w:rsidP="007748AA">
            <w:pPr>
              <w:keepNext/>
              <w:rPr>
                <w:rFonts w:ascii="Times New Roman" w:hAnsi="Times New Roman" w:cs="Times New Roman"/>
                <w:sz w:val="20"/>
                <w:szCs w:val="20"/>
              </w:rPr>
            </w:pPr>
            <w:r w:rsidRPr="783F2D85">
              <w:rPr>
                <w:rFonts w:ascii="Times New Roman" w:hAnsi="Times New Roman" w:cs="Times New Roman"/>
                <w:sz w:val="20"/>
                <w:szCs w:val="20"/>
              </w:rPr>
              <w:t>Not confirmed</w:t>
            </w:r>
          </w:p>
        </w:tc>
      </w:tr>
    </w:tbl>
    <w:p w14:paraId="7D2D9F47" w14:textId="0A5A8201" w:rsidR="000A16C7" w:rsidDel="007748AA" w:rsidRDefault="000A16C7" w:rsidP="007748AA">
      <w:pPr>
        <w:spacing w:after="240"/>
        <w:rPr>
          <w:del w:id="896" w:author="Rocha, Jonathan" w:date="2026-02-17T19:20:00Z" w16du:dateUtc="2026-02-18T01:20:00Z"/>
          <w:sz w:val="20"/>
          <w:szCs w:val="20"/>
        </w:rPr>
      </w:pPr>
      <w:del w:id="897" w:author="Rocha, Jonathan" w:date="2026-02-17T19:20:00Z" w16du:dateUtc="2026-02-18T01:20:00Z">
        <w:r w:rsidRPr="783F2D85" w:rsidDel="007748AA">
          <w:rPr>
            <w:sz w:val="20"/>
            <w:szCs w:val="20"/>
          </w:rPr>
          <w:delText>Table 5.3 Locked H1 Confirmation</w:delText>
        </w:r>
      </w:del>
    </w:p>
    <w:p w14:paraId="20A444F6" w14:textId="77777777" w:rsidR="007748AA" w:rsidRPr="00896D2E" w:rsidRDefault="007748AA" w:rsidP="007748AA">
      <w:pPr>
        <w:pStyle w:val="Caption"/>
        <w:rPr>
          <w:ins w:id="898" w:author="Rocha, Jonathan" w:date="2026-02-17T19:20:00Z" w16du:dateUtc="2026-02-18T01:20:00Z"/>
          <w:color w:val="auto"/>
          <w:sz w:val="20"/>
          <w:szCs w:val="20"/>
        </w:rPr>
      </w:pPr>
    </w:p>
    <w:p w14:paraId="70A466B6" w14:textId="202F9D26" w:rsidR="009D0C6E" w:rsidRPr="00896D2E" w:rsidDel="00D665BF" w:rsidRDefault="00BC2661" w:rsidP="007748AA">
      <w:pPr>
        <w:spacing w:after="240"/>
        <w:rPr>
          <w:del w:id="899" w:author="Jonathan Rocha" w:date="2026-03-02T12:27:00Z" w16du:dateUtc="2026-03-02T18:27:00Z"/>
          <w:rFonts w:ascii="Times New Roman" w:hAnsi="Times New Roman" w:cs="Times New Roman"/>
          <w:sz w:val="20"/>
          <w:szCs w:val="20"/>
        </w:rPr>
      </w:pPr>
      <w:del w:id="900" w:author="Jonathan Rocha" w:date="2026-03-02T12:27:00Z" w16du:dateUtc="2026-03-02T18:27:00Z">
        <w:r w:rsidRPr="783F2D85" w:rsidDel="00D665BF">
          <w:rPr>
            <w:rFonts w:ascii="Times New Roman" w:hAnsi="Times New Roman" w:cs="Times New Roman"/>
            <w:sz w:val="20"/>
            <w:szCs w:val="20"/>
          </w:rPr>
          <w:delText>These outcomes indicate directional but non-generalizable lead behavior in selected stress episodes, without meeting the project-level global confirmation threshold.</w:delText>
        </w:r>
      </w:del>
    </w:p>
    <w:p w14:paraId="6E0539F1"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5.4 Figures and Evidence Traceability</w:t>
      </w:r>
    </w:p>
    <w:p w14:paraId="7DBAA867" w14:textId="77777777" w:rsidR="00D665BF" w:rsidRPr="00D665BF" w:rsidRDefault="00D665BF" w:rsidP="00D665BF">
      <w:pPr>
        <w:spacing w:after="287"/>
        <w:rPr>
          <w:ins w:id="901" w:author="Jonathan Rocha" w:date="2026-03-02T12:28:00Z"/>
          <w:rFonts w:ascii="Times New Roman" w:hAnsi="Times New Roman" w:cs="Times New Roman"/>
          <w:sz w:val="20"/>
          <w:szCs w:val="20"/>
        </w:rPr>
      </w:pPr>
      <w:ins w:id="902" w:author="Jonathan Rocha" w:date="2026-03-02T12:28:00Z">
        <w:r w:rsidRPr="00D665BF">
          <w:rPr>
            <w:rFonts w:ascii="Times New Roman" w:hAnsi="Times New Roman" w:cs="Times New Roman"/>
            <w:sz w:val="20"/>
            <w:szCs w:val="20"/>
          </w:rPr>
          <w:lastRenderedPageBreak/>
          <w:t>Five manuscript figures summarize global/event-conditioned lead behavior, regime-VIX alignment, transition classification, divergence separation, and connectedness separation. Appendix A provides command-level provenance and run registries linking each figure/table to manifest-tracked artifacts.</w:t>
        </w:r>
      </w:ins>
    </w:p>
    <w:p w14:paraId="598CCD0F" w14:textId="77366B2E" w:rsidR="009D0C6E" w:rsidRPr="00896D2E" w:rsidDel="00D665BF" w:rsidRDefault="00BC2661" w:rsidP="007748AA">
      <w:pPr>
        <w:spacing w:after="240"/>
        <w:rPr>
          <w:del w:id="903" w:author="Jonathan Rocha" w:date="2026-03-02T12:28:00Z" w16du:dateUtc="2026-03-02T18:28:00Z"/>
          <w:rFonts w:ascii="Times New Roman" w:hAnsi="Times New Roman" w:cs="Times New Roman"/>
          <w:sz w:val="20"/>
          <w:szCs w:val="20"/>
        </w:rPr>
      </w:pPr>
      <w:del w:id="904" w:author="Jonathan Rocha" w:date="2026-03-02T12:28:00Z" w16du:dateUtc="2026-03-02T18:28:00Z">
        <w:r w:rsidRPr="783F2D85" w:rsidDel="00D665BF">
          <w:rPr>
            <w:rFonts w:ascii="Times New Roman" w:hAnsi="Times New Roman" w:cs="Times New Roman"/>
            <w:sz w:val="20"/>
            <w:szCs w:val="20"/>
          </w:rPr>
          <w:delText>Five manuscript figures summarize lead-time behavior, transition-classification performance, divergence separation, and connectedness separation. Figure files are retained in the manuscript image directory.</w:delText>
        </w:r>
      </w:del>
    </w:p>
    <w:p w14:paraId="0E451E67" w14:textId="77777777" w:rsidR="009F235B" w:rsidDel="00E66943" w:rsidRDefault="009F235B" w:rsidP="007748AA">
      <w:pPr>
        <w:spacing w:after="240"/>
        <w:rPr>
          <w:del w:id="905" w:author="Rocha, Jonathan" w:date="2026-02-19T11:02:00Z" w16du:dateUtc="2026-02-19T17:02:00Z"/>
          <w:rFonts w:ascii="Times New Roman" w:hAnsi="Times New Roman" w:cs="Times New Roman"/>
          <w:b/>
          <w:bCs/>
          <w:sz w:val="20"/>
          <w:szCs w:val="20"/>
        </w:rPr>
      </w:pPr>
    </w:p>
    <w:p w14:paraId="3F28DE81" w14:textId="77777777" w:rsidR="009F235B" w:rsidDel="00E66943" w:rsidRDefault="009F235B" w:rsidP="007748AA">
      <w:pPr>
        <w:spacing w:after="240"/>
        <w:rPr>
          <w:del w:id="906" w:author="Rocha, Jonathan" w:date="2026-02-19T11:02:00Z" w16du:dateUtc="2026-02-19T17:02:00Z"/>
          <w:rFonts w:ascii="Times New Roman" w:hAnsi="Times New Roman" w:cs="Times New Roman"/>
          <w:b/>
          <w:bCs/>
          <w:sz w:val="20"/>
          <w:szCs w:val="20"/>
        </w:rPr>
      </w:pPr>
    </w:p>
    <w:p w14:paraId="216C71C8" w14:textId="77777777" w:rsidR="009F235B" w:rsidDel="00E66943" w:rsidRDefault="009F235B" w:rsidP="007748AA">
      <w:pPr>
        <w:spacing w:after="240"/>
        <w:rPr>
          <w:del w:id="907" w:author="Rocha, Jonathan" w:date="2026-02-19T11:02:00Z" w16du:dateUtc="2026-02-19T17:02:00Z"/>
          <w:rFonts w:ascii="Times New Roman" w:hAnsi="Times New Roman" w:cs="Times New Roman"/>
          <w:b/>
          <w:bCs/>
          <w:sz w:val="20"/>
          <w:szCs w:val="20"/>
        </w:rPr>
      </w:pPr>
    </w:p>
    <w:p w14:paraId="09A391B1" w14:textId="1DECD322"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b/>
          <w:bCs/>
          <w:sz w:val="20"/>
          <w:szCs w:val="20"/>
        </w:rPr>
        <w:t>Figure 5.4.1. H1 lead-time summary (global and event-conditioned).</w:t>
      </w:r>
    </w:p>
    <w:p w14:paraId="6318F396" w14:textId="5E3F2D73" w:rsidR="009D0C6E" w:rsidRDefault="00E62638" w:rsidP="007748AA">
      <w:pPr>
        <w:spacing w:after="240"/>
        <w:rPr>
          <w:ins w:id="908" w:author="Jonathan Rocha" w:date="2026-03-02T12:29:00Z" w16du:dateUtc="2026-03-02T18:29:00Z"/>
          <w:rFonts w:ascii="Times New Roman" w:hAnsi="Times New Roman" w:cs="Times New Roman"/>
          <w:sz w:val="20"/>
          <w:szCs w:val="20"/>
        </w:rPr>
      </w:pPr>
      <w:r>
        <w:rPr>
          <w:noProof/>
        </w:rPr>
        <w:drawing>
          <wp:inline distT="0" distB="0" distL="0" distR="0" wp14:anchorId="38BF7BCE" wp14:editId="5691DA13">
            <wp:extent cx="4178300" cy="5280660"/>
            <wp:effectExtent l="0" t="0" r="0" b="2540"/>
            <wp:docPr id="1895308660" name="Picture 9" descr="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8660" name="Picture 9" descr="A graph with blue lines and re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78300" cy="5280660"/>
                    </a:xfrm>
                    <a:prstGeom prst="rect">
                      <a:avLst/>
                    </a:prstGeom>
                  </pic:spPr>
                </pic:pic>
              </a:graphicData>
            </a:graphic>
          </wp:inline>
        </w:drawing>
      </w:r>
    </w:p>
    <w:p w14:paraId="70606A14" w14:textId="73D510A4" w:rsidR="00D665BF" w:rsidDel="00D665BF" w:rsidRDefault="00D665BF" w:rsidP="007748AA">
      <w:pPr>
        <w:spacing w:after="240"/>
        <w:rPr>
          <w:del w:id="909" w:author="Jonathan Rocha" w:date="2026-03-02T12:29:00Z" w16du:dateUtc="2026-03-02T18:29:00Z"/>
          <w:rFonts w:ascii="Times New Roman" w:hAnsi="Times New Roman" w:cs="Times New Roman"/>
          <w:sz w:val="20"/>
          <w:szCs w:val="20"/>
        </w:rPr>
      </w:pPr>
      <w:ins w:id="910" w:author="Jonathan Rocha" w:date="2026-03-02T12:29:00Z">
        <w:r w:rsidRPr="00D665BF">
          <w:rPr>
            <w:rFonts w:ascii="Times New Roman" w:hAnsi="Times New Roman" w:cs="Times New Roman"/>
            <w:b/>
            <w:bCs/>
            <w:sz w:val="20"/>
            <w:szCs w:val="20"/>
            <w:rPrChange w:id="911" w:author="Jonathan Rocha" w:date="2026-03-02T12:30:00Z" w16du:dateUtc="2026-03-02T18:30:00Z">
              <w:rPr>
                <w:rFonts w:ascii="Times New Roman" w:hAnsi="Times New Roman" w:cs="Times New Roman"/>
                <w:sz w:val="20"/>
                <w:szCs w:val="20"/>
              </w:rPr>
            </w:rPrChange>
          </w:rPr>
          <w:t>Interpretation</w:t>
        </w:r>
        <w:r w:rsidRPr="00D665BF">
          <w:rPr>
            <w:rFonts w:ascii="Times New Roman" w:hAnsi="Times New Roman" w:cs="Times New Roman"/>
            <w:sz w:val="20"/>
            <w:szCs w:val="20"/>
          </w:rPr>
          <w:t>: The global curve peaks at lag 0, while event-conditioned windows show localized positive lead behavior that is insufficient for project-level H1 confirmation.</w:t>
        </w:r>
      </w:ins>
    </w:p>
    <w:p w14:paraId="38F3B5E4" w14:textId="77777777" w:rsidR="00D665BF" w:rsidRPr="00896D2E" w:rsidRDefault="00D665BF" w:rsidP="007748AA">
      <w:pPr>
        <w:spacing w:after="240"/>
        <w:rPr>
          <w:ins w:id="912" w:author="Jonathan Rocha" w:date="2026-03-02T12:29:00Z" w16du:dateUtc="2026-03-02T18:29:00Z"/>
          <w:rFonts w:ascii="Times New Roman" w:hAnsi="Times New Roman" w:cs="Times New Roman"/>
          <w:sz w:val="20"/>
          <w:szCs w:val="20"/>
        </w:rPr>
      </w:pPr>
    </w:p>
    <w:p w14:paraId="4D972B90" w14:textId="77777777" w:rsidR="00717F0E" w:rsidRPr="00896D2E" w:rsidDel="00D665BF" w:rsidRDefault="00717F0E" w:rsidP="007748AA">
      <w:pPr>
        <w:spacing w:after="240"/>
        <w:rPr>
          <w:del w:id="913" w:author="Jonathan Rocha" w:date="2026-03-02T12:29:00Z" w16du:dateUtc="2026-03-02T18:29:00Z"/>
          <w:rFonts w:ascii="Times New Roman" w:hAnsi="Times New Roman" w:cs="Times New Roman"/>
          <w:b/>
          <w:bCs/>
          <w:sz w:val="20"/>
          <w:szCs w:val="20"/>
        </w:rPr>
      </w:pPr>
    </w:p>
    <w:p w14:paraId="30A2C875" w14:textId="77777777" w:rsidR="00717F0E" w:rsidRPr="00896D2E" w:rsidDel="00D665BF" w:rsidRDefault="00717F0E" w:rsidP="007748AA">
      <w:pPr>
        <w:spacing w:after="240"/>
        <w:rPr>
          <w:del w:id="914" w:author="Jonathan Rocha" w:date="2026-03-02T12:29:00Z" w16du:dateUtc="2026-03-02T18:29:00Z"/>
          <w:rFonts w:ascii="Times New Roman" w:hAnsi="Times New Roman" w:cs="Times New Roman"/>
          <w:b/>
          <w:bCs/>
          <w:sz w:val="20"/>
          <w:szCs w:val="20"/>
        </w:rPr>
      </w:pPr>
    </w:p>
    <w:p w14:paraId="0D93DEBB" w14:textId="77777777" w:rsidR="00717F0E" w:rsidRPr="00896D2E" w:rsidDel="00D665BF" w:rsidRDefault="00717F0E" w:rsidP="007748AA">
      <w:pPr>
        <w:spacing w:after="240"/>
        <w:rPr>
          <w:del w:id="915" w:author="Jonathan Rocha" w:date="2026-03-02T12:29:00Z" w16du:dateUtc="2026-03-02T18:29:00Z"/>
          <w:rFonts w:ascii="Times New Roman" w:hAnsi="Times New Roman" w:cs="Times New Roman"/>
          <w:b/>
          <w:bCs/>
          <w:sz w:val="20"/>
          <w:szCs w:val="20"/>
        </w:rPr>
      </w:pPr>
    </w:p>
    <w:p w14:paraId="4F45BBD9" w14:textId="6FF10D30"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b/>
          <w:bCs/>
          <w:sz w:val="20"/>
          <w:szCs w:val="20"/>
        </w:rPr>
        <w:t>Figure 5.4.2. Regime labels vs. VIX in the COVID stress window.</w:t>
      </w:r>
    </w:p>
    <w:p w14:paraId="4144656C" w14:textId="27A19207" w:rsidR="009D0C6E" w:rsidDel="00D665BF" w:rsidRDefault="00E62638" w:rsidP="007748AA">
      <w:pPr>
        <w:spacing w:after="240"/>
        <w:rPr>
          <w:del w:id="916" w:author="Jonathan Rocha" w:date="2026-03-02T12:29:00Z" w16du:dateUtc="2026-03-02T18:29:00Z"/>
          <w:rFonts w:ascii="Times New Roman" w:hAnsi="Times New Roman" w:cs="Times New Roman"/>
          <w:b/>
          <w:bCs/>
          <w:sz w:val="20"/>
          <w:szCs w:val="20"/>
        </w:rPr>
      </w:pPr>
      <w:r>
        <w:rPr>
          <w:noProof/>
        </w:rPr>
        <w:drawing>
          <wp:inline distT="0" distB="0" distL="0" distR="0" wp14:anchorId="7C6BE1B1" wp14:editId="3AEBE9FB">
            <wp:extent cx="4286250" cy="4103370"/>
            <wp:effectExtent l="0" t="0" r="6350" b="0"/>
            <wp:docPr id="2096603480" name="Picture 10" descr="A graph showing the covid-19 pandem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3480" name="Picture 10" descr="A graph showing the covid-19 pandemic&#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6250" cy="4103370"/>
                    </a:xfrm>
                    <a:prstGeom prst="rect">
                      <a:avLst/>
                    </a:prstGeom>
                  </pic:spPr>
                </pic:pic>
              </a:graphicData>
            </a:graphic>
          </wp:inline>
        </w:drawing>
      </w:r>
    </w:p>
    <w:p w14:paraId="25319E45" w14:textId="77777777" w:rsidR="00D665BF" w:rsidRDefault="00D665BF" w:rsidP="007748AA">
      <w:pPr>
        <w:spacing w:after="240"/>
        <w:rPr>
          <w:ins w:id="917" w:author="Jonathan Rocha" w:date="2026-03-02T12:29:00Z" w16du:dateUtc="2026-03-02T18:29:00Z"/>
          <w:rFonts w:ascii="Times New Roman" w:hAnsi="Times New Roman" w:cs="Times New Roman"/>
          <w:b/>
          <w:bCs/>
          <w:sz w:val="20"/>
          <w:szCs w:val="20"/>
        </w:rPr>
      </w:pPr>
    </w:p>
    <w:p w14:paraId="16EA86E9" w14:textId="16BF34FB" w:rsidR="00D665BF" w:rsidRPr="00896D2E" w:rsidRDefault="00D665BF" w:rsidP="007748AA">
      <w:pPr>
        <w:spacing w:after="240"/>
        <w:rPr>
          <w:ins w:id="918" w:author="Jonathan Rocha" w:date="2026-03-02T12:29:00Z" w16du:dateUtc="2026-03-02T18:29:00Z"/>
          <w:rFonts w:ascii="Times New Roman" w:hAnsi="Times New Roman" w:cs="Times New Roman"/>
          <w:sz w:val="20"/>
          <w:szCs w:val="20"/>
        </w:rPr>
      </w:pPr>
      <w:bookmarkStart w:id="919" w:name="OLE_LINK18"/>
      <w:ins w:id="920" w:author="Jonathan Rocha" w:date="2026-03-02T12:30:00Z">
        <w:r w:rsidRPr="00D665BF">
          <w:rPr>
            <w:rFonts w:ascii="Times New Roman" w:hAnsi="Times New Roman" w:cs="Times New Roman"/>
            <w:b/>
            <w:bCs/>
            <w:sz w:val="20"/>
            <w:szCs w:val="20"/>
            <w:rPrChange w:id="921" w:author="Jonathan Rocha" w:date="2026-03-02T12:30:00Z" w16du:dateUtc="2026-03-02T18:30:00Z">
              <w:rPr>
                <w:rFonts w:ascii="Times New Roman" w:hAnsi="Times New Roman" w:cs="Times New Roman"/>
                <w:sz w:val="20"/>
                <w:szCs w:val="20"/>
              </w:rPr>
            </w:rPrChange>
          </w:rPr>
          <w:t>Interpretation</w:t>
        </w:r>
        <w:r w:rsidRPr="00D665BF">
          <w:rPr>
            <w:rFonts w:ascii="Times New Roman" w:hAnsi="Times New Roman" w:cs="Times New Roman"/>
            <w:sz w:val="20"/>
            <w:szCs w:val="20"/>
          </w:rPr>
          <w:t>: JM regime escalation aligns with stress buildup around the COVID period; local lead behavior appears in this window but does not generalize across all tested events</w:t>
        </w:r>
        <w:bookmarkEnd w:id="919"/>
        <w:r w:rsidRPr="00D665BF">
          <w:rPr>
            <w:rFonts w:ascii="Times New Roman" w:hAnsi="Times New Roman" w:cs="Times New Roman"/>
            <w:sz w:val="20"/>
            <w:szCs w:val="20"/>
          </w:rPr>
          <w:t>.</w:t>
        </w:r>
      </w:ins>
    </w:p>
    <w:p w14:paraId="5E80881D" w14:textId="77777777" w:rsidR="009F235B" w:rsidDel="00D665BF" w:rsidRDefault="009F235B" w:rsidP="007748AA">
      <w:pPr>
        <w:spacing w:after="240"/>
        <w:rPr>
          <w:del w:id="922" w:author="Jonathan Rocha" w:date="2026-03-02T12:29:00Z" w16du:dateUtc="2026-03-02T18:29:00Z"/>
          <w:rFonts w:ascii="Times New Roman" w:hAnsi="Times New Roman" w:cs="Times New Roman"/>
          <w:b/>
          <w:bCs/>
          <w:sz w:val="20"/>
          <w:szCs w:val="20"/>
        </w:rPr>
      </w:pPr>
    </w:p>
    <w:p w14:paraId="110CF907" w14:textId="77777777" w:rsidR="009F235B" w:rsidDel="00D665BF" w:rsidRDefault="009F235B" w:rsidP="007748AA">
      <w:pPr>
        <w:spacing w:after="240"/>
        <w:rPr>
          <w:del w:id="923" w:author="Jonathan Rocha" w:date="2026-03-02T12:29:00Z" w16du:dateUtc="2026-03-02T18:29:00Z"/>
          <w:rFonts w:ascii="Times New Roman" w:hAnsi="Times New Roman" w:cs="Times New Roman"/>
          <w:b/>
          <w:bCs/>
          <w:sz w:val="20"/>
          <w:szCs w:val="20"/>
        </w:rPr>
      </w:pPr>
    </w:p>
    <w:p w14:paraId="389386DA" w14:textId="77777777" w:rsidR="009F235B" w:rsidDel="00D665BF" w:rsidRDefault="009F235B" w:rsidP="007748AA">
      <w:pPr>
        <w:spacing w:after="240"/>
        <w:rPr>
          <w:del w:id="924" w:author="Jonathan Rocha" w:date="2026-03-02T12:29:00Z" w16du:dateUtc="2026-03-02T18:29:00Z"/>
          <w:rFonts w:ascii="Times New Roman" w:hAnsi="Times New Roman" w:cs="Times New Roman"/>
          <w:b/>
          <w:bCs/>
          <w:sz w:val="20"/>
          <w:szCs w:val="20"/>
        </w:rPr>
      </w:pPr>
    </w:p>
    <w:p w14:paraId="082F5EF3" w14:textId="77777777" w:rsidR="009F235B" w:rsidDel="00D665BF" w:rsidRDefault="009F235B" w:rsidP="007748AA">
      <w:pPr>
        <w:spacing w:after="240"/>
        <w:rPr>
          <w:del w:id="925" w:author="Jonathan Rocha" w:date="2026-03-02T12:29:00Z" w16du:dateUtc="2026-03-02T18:29:00Z"/>
          <w:rFonts w:ascii="Times New Roman" w:hAnsi="Times New Roman" w:cs="Times New Roman"/>
          <w:b/>
          <w:bCs/>
          <w:sz w:val="20"/>
          <w:szCs w:val="20"/>
        </w:rPr>
      </w:pPr>
    </w:p>
    <w:p w14:paraId="50083C36" w14:textId="77777777" w:rsidR="009F235B" w:rsidDel="00D665BF" w:rsidRDefault="009F235B" w:rsidP="007748AA">
      <w:pPr>
        <w:spacing w:after="240"/>
        <w:rPr>
          <w:del w:id="926" w:author="Jonathan Rocha" w:date="2026-03-02T12:29:00Z" w16du:dateUtc="2026-03-02T18:29:00Z"/>
          <w:rFonts w:ascii="Times New Roman" w:hAnsi="Times New Roman" w:cs="Times New Roman"/>
          <w:b/>
          <w:bCs/>
          <w:sz w:val="20"/>
          <w:szCs w:val="20"/>
        </w:rPr>
      </w:pPr>
    </w:p>
    <w:p w14:paraId="3F95DCE5" w14:textId="77777777" w:rsidR="009F235B" w:rsidDel="00D665BF" w:rsidRDefault="009F235B" w:rsidP="007748AA">
      <w:pPr>
        <w:spacing w:after="240"/>
        <w:rPr>
          <w:del w:id="927" w:author="Jonathan Rocha" w:date="2026-03-02T12:29:00Z" w16du:dateUtc="2026-03-02T18:29:00Z"/>
          <w:rFonts w:ascii="Times New Roman" w:hAnsi="Times New Roman" w:cs="Times New Roman"/>
          <w:b/>
          <w:bCs/>
          <w:sz w:val="20"/>
          <w:szCs w:val="20"/>
        </w:rPr>
      </w:pPr>
    </w:p>
    <w:p w14:paraId="30C212E8" w14:textId="77777777" w:rsidR="009F235B" w:rsidRDefault="009F235B" w:rsidP="007748AA">
      <w:pPr>
        <w:spacing w:after="240"/>
        <w:rPr>
          <w:rFonts w:ascii="Times New Roman" w:hAnsi="Times New Roman" w:cs="Times New Roman"/>
          <w:b/>
          <w:bCs/>
          <w:sz w:val="20"/>
          <w:szCs w:val="20"/>
        </w:rPr>
      </w:pPr>
    </w:p>
    <w:p w14:paraId="3FD2FDC6" w14:textId="77777777" w:rsidR="00D665BF" w:rsidRDefault="00D665BF" w:rsidP="007748AA">
      <w:pPr>
        <w:spacing w:after="240"/>
        <w:rPr>
          <w:ins w:id="928" w:author="Jonathan Rocha" w:date="2026-03-02T12:30:00Z" w16du:dateUtc="2026-03-02T18:30:00Z"/>
          <w:rFonts w:ascii="Times New Roman" w:hAnsi="Times New Roman" w:cs="Times New Roman"/>
          <w:b/>
          <w:bCs/>
          <w:sz w:val="20"/>
          <w:szCs w:val="20"/>
        </w:rPr>
      </w:pPr>
    </w:p>
    <w:p w14:paraId="6D73313F" w14:textId="77777777" w:rsidR="00D665BF" w:rsidRDefault="00D665BF" w:rsidP="007748AA">
      <w:pPr>
        <w:spacing w:after="240"/>
        <w:rPr>
          <w:ins w:id="929" w:author="Jonathan Rocha" w:date="2026-03-02T12:30:00Z" w16du:dateUtc="2026-03-02T18:30:00Z"/>
          <w:rFonts w:ascii="Times New Roman" w:hAnsi="Times New Roman" w:cs="Times New Roman"/>
          <w:b/>
          <w:bCs/>
          <w:sz w:val="20"/>
          <w:szCs w:val="20"/>
        </w:rPr>
      </w:pPr>
    </w:p>
    <w:p w14:paraId="4CB09729" w14:textId="77777777" w:rsidR="00D665BF" w:rsidRDefault="00D665BF" w:rsidP="007748AA">
      <w:pPr>
        <w:spacing w:after="240"/>
        <w:rPr>
          <w:ins w:id="930" w:author="Jonathan Rocha" w:date="2026-03-02T12:30:00Z" w16du:dateUtc="2026-03-02T18:30:00Z"/>
          <w:rFonts w:ascii="Times New Roman" w:hAnsi="Times New Roman" w:cs="Times New Roman"/>
          <w:b/>
          <w:bCs/>
          <w:sz w:val="20"/>
          <w:szCs w:val="20"/>
        </w:rPr>
      </w:pPr>
    </w:p>
    <w:p w14:paraId="04A7F329" w14:textId="77777777" w:rsidR="00D665BF" w:rsidRDefault="00D665BF" w:rsidP="007748AA">
      <w:pPr>
        <w:spacing w:after="240"/>
        <w:rPr>
          <w:ins w:id="931" w:author="Jonathan Rocha" w:date="2026-03-02T12:30:00Z" w16du:dateUtc="2026-03-02T18:30:00Z"/>
          <w:rFonts w:ascii="Times New Roman" w:hAnsi="Times New Roman" w:cs="Times New Roman"/>
          <w:b/>
          <w:bCs/>
          <w:sz w:val="20"/>
          <w:szCs w:val="20"/>
        </w:rPr>
      </w:pPr>
    </w:p>
    <w:p w14:paraId="2DC46E27" w14:textId="77777777" w:rsidR="00D665BF" w:rsidRDefault="00D665BF" w:rsidP="007748AA">
      <w:pPr>
        <w:spacing w:after="240"/>
        <w:rPr>
          <w:ins w:id="932" w:author="Jonathan Rocha" w:date="2026-03-02T12:30:00Z" w16du:dateUtc="2026-03-02T18:30:00Z"/>
          <w:rFonts w:ascii="Times New Roman" w:hAnsi="Times New Roman" w:cs="Times New Roman"/>
          <w:b/>
          <w:bCs/>
          <w:sz w:val="20"/>
          <w:szCs w:val="20"/>
        </w:rPr>
      </w:pPr>
    </w:p>
    <w:p w14:paraId="77F3C828" w14:textId="3A280E96"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b/>
          <w:bCs/>
          <w:sz w:val="20"/>
          <w:szCs w:val="20"/>
        </w:rPr>
        <w:lastRenderedPageBreak/>
        <w:t>Figure 5.4.3. Transition-performance confusion matrix.</w:t>
      </w:r>
    </w:p>
    <w:p w14:paraId="5E52A442" w14:textId="708594A2" w:rsidR="009D0C6E" w:rsidDel="00D665BF" w:rsidRDefault="00707C77" w:rsidP="007748AA">
      <w:pPr>
        <w:spacing w:after="240"/>
        <w:rPr>
          <w:del w:id="933" w:author="Jonathan Rocha" w:date="2026-03-02T12:30:00Z" w16du:dateUtc="2026-03-02T18:30:00Z"/>
          <w:rFonts w:ascii="Times New Roman" w:hAnsi="Times New Roman" w:cs="Times New Roman"/>
          <w:b/>
          <w:bCs/>
          <w:sz w:val="20"/>
          <w:szCs w:val="20"/>
        </w:rPr>
      </w:pPr>
      <w:r w:rsidRPr="783F2D85">
        <w:rPr>
          <w:sz w:val="20"/>
          <w:szCs w:val="20"/>
        </w:rPr>
        <w:fldChar w:fldCharType="begin"/>
      </w:r>
      <w:r w:rsidRPr="783F2D85">
        <w:rPr>
          <w:sz w:val="20"/>
          <w:szCs w:val="20"/>
        </w:rPr>
        <w:instrText xml:space="preserve"> INCLUDEPICTURE "/Users/jonathanrocha/Library/Group Containers/UBF8T346G9.ms/WebArchiveCopyPasteTempFiles/com.microsoft.Word/fig_5_5_transition_confusion_matrix.png" \* MERGEFORMATINET </w:instrText>
      </w:r>
      <w:r w:rsidRPr="783F2D85">
        <w:rPr>
          <w:sz w:val="20"/>
          <w:szCs w:val="20"/>
        </w:rPr>
        <w:fldChar w:fldCharType="separate"/>
      </w:r>
      <w:r>
        <w:rPr>
          <w:noProof/>
        </w:rPr>
        <w:drawing>
          <wp:inline distT="0" distB="0" distL="0" distR="0" wp14:anchorId="7D049253" wp14:editId="4285AC7B">
            <wp:extent cx="4114800" cy="4206240"/>
            <wp:effectExtent l="0" t="0" r="0" b="0"/>
            <wp:docPr id="1369438096" name="Picture 5" descr="Figure 5.4.3 Transitio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5.4.3 Transition confusion matri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206240"/>
                    </a:xfrm>
                    <a:prstGeom prst="rect">
                      <a:avLst/>
                    </a:prstGeom>
                    <a:noFill/>
                    <a:ln>
                      <a:noFill/>
                    </a:ln>
                  </pic:spPr>
                </pic:pic>
              </a:graphicData>
            </a:graphic>
          </wp:inline>
        </w:drawing>
      </w:r>
      <w:r w:rsidRPr="783F2D85">
        <w:rPr>
          <w:sz w:val="20"/>
          <w:szCs w:val="20"/>
        </w:rPr>
        <w:fldChar w:fldCharType="end"/>
      </w:r>
    </w:p>
    <w:p w14:paraId="3DFEE309" w14:textId="77777777" w:rsidR="00D665BF" w:rsidRDefault="00D665BF" w:rsidP="007748AA">
      <w:pPr>
        <w:spacing w:after="240"/>
        <w:rPr>
          <w:ins w:id="934" w:author="Jonathan Rocha" w:date="2026-03-02T12:30:00Z" w16du:dateUtc="2026-03-02T18:30:00Z"/>
          <w:rFonts w:ascii="Times New Roman" w:hAnsi="Times New Roman" w:cs="Times New Roman"/>
          <w:b/>
          <w:bCs/>
          <w:sz w:val="20"/>
          <w:szCs w:val="20"/>
        </w:rPr>
      </w:pPr>
    </w:p>
    <w:p w14:paraId="48261ED8" w14:textId="77777777" w:rsidR="00D665BF" w:rsidRPr="00D665BF" w:rsidRDefault="00D665BF" w:rsidP="00D665BF">
      <w:pPr>
        <w:spacing w:after="240"/>
        <w:rPr>
          <w:ins w:id="935" w:author="Jonathan Rocha" w:date="2026-03-02T12:31:00Z"/>
          <w:rFonts w:ascii="Times New Roman" w:hAnsi="Times New Roman" w:cs="Times New Roman"/>
          <w:sz w:val="20"/>
          <w:szCs w:val="20"/>
        </w:rPr>
      </w:pPr>
      <w:ins w:id="936" w:author="Jonathan Rocha" w:date="2026-03-02T12:31:00Z">
        <w:r w:rsidRPr="00D665BF">
          <w:rPr>
            <w:rFonts w:ascii="Times New Roman" w:hAnsi="Times New Roman" w:cs="Times New Roman"/>
            <w:b/>
            <w:bCs/>
            <w:sz w:val="20"/>
            <w:szCs w:val="20"/>
            <w:rPrChange w:id="937" w:author="Jonathan Rocha" w:date="2026-03-02T12:31:00Z" w16du:dateUtc="2026-03-02T18:31:00Z">
              <w:rPr>
                <w:rFonts w:ascii="Times New Roman" w:hAnsi="Times New Roman" w:cs="Times New Roman"/>
                <w:sz w:val="20"/>
                <w:szCs w:val="20"/>
              </w:rPr>
            </w:rPrChange>
          </w:rPr>
          <w:t>Interpretation</w:t>
        </w:r>
        <w:r w:rsidRPr="00D665BF">
          <w:rPr>
            <w:rFonts w:ascii="Times New Roman" w:hAnsi="Times New Roman" w:cs="Times New Roman"/>
            <w:sz w:val="20"/>
            <w:szCs w:val="20"/>
          </w:rPr>
          <w:t>: Confusion is concentrated near adjacent stress states, while major regime classes remain well separated, consistent with high aggregate MCC and transition accuracy.</w:t>
        </w:r>
      </w:ins>
    </w:p>
    <w:p w14:paraId="43A238E9" w14:textId="77777777" w:rsidR="00D665BF" w:rsidRPr="00896D2E" w:rsidRDefault="00D665BF" w:rsidP="007748AA">
      <w:pPr>
        <w:spacing w:after="240"/>
        <w:rPr>
          <w:ins w:id="938" w:author="Jonathan Rocha" w:date="2026-03-02T12:30:00Z" w16du:dateUtc="2026-03-02T18:30:00Z"/>
          <w:rFonts w:ascii="Times New Roman" w:hAnsi="Times New Roman" w:cs="Times New Roman"/>
          <w:sz w:val="20"/>
          <w:szCs w:val="20"/>
        </w:rPr>
      </w:pPr>
    </w:p>
    <w:p w14:paraId="24933936" w14:textId="77777777" w:rsidR="009F235B" w:rsidDel="00D665BF" w:rsidRDefault="009F235B" w:rsidP="007748AA">
      <w:pPr>
        <w:spacing w:after="240"/>
        <w:rPr>
          <w:del w:id="939" w:author="Jonathan Rocha" w:date="2026-03-02T12:30:00Z" w16du:dateUtc="2026-03-02T18:30:00Z"/>
          <w:rFonts w:ascii="Times New Roman" w:hAnsi="Times New Roman" w:cs="Times New Roman"/>
          <w:b/>
          <w:bCs/>
          <w:sz w:val="20"/>
          <w:szCs w:val="20"/>
        </w:rPr>
      </w:pPr>
    </w:p>
    <w:p w14:paraId="792A7658" w14:textId="77777777" w:rsidR="009F235B" w:rsidDel="00D665BF" w:rsidRDefault="009F235B" w:rsidP="007748AA">
      <w:pPr>
        <w:spacing w:after="240"/>
        <w:rPr>
          <w:del w:id="940" w:author="Jonathan Rocha" w:date="2026-03-02T12:30:00Z" w16du:dateUtc="2026-03-02T18:30:00Z"/>
          <w:rFonts w:ascii="Times New Roman" w:hAnsi="Times New Roman" w:cs="Times New Roman"/>
          <w:b/>
          <w:bCs/>
          <w:sz w:val="20"/>
          <w:szCs w:val="20"/>
        </w:rPr>
      </w:pPr>
    </w:p>
    <w:p w14:paraId="585D0B7F" w14:textId="77777777" w:rsidR="009F235B" w:rsidDel="00D665BF" w:rsidRDefault="009F235B" w:rsidP="007748AA">
      <w:pPr>
        <w:spacing w:after="240"/>
        <w:rPr>
          <w:del w:id="941" w:author="Jonathan Rocha" w:date="2026-03-02T12:30:00Z" w16du:dateUtc="2026-03-02T18:30:00Z"/>
          <w:rFonts w:ascii="Times New Roman" w:hAnsi="Times New Roman" w:cs="Times New Roman"/>
          <w:b/>
          <w:bCs/>
          <w:sz w:val="20"/>
          <w:szCs w:val="20"/>
        </w:rPr>
      </w:pPr>
    </w:p>
    <w:p w14:paraId="7AAF8D97" w14:textId="77777777" w:rsidR="009F235B" w:rsidDel="00D665BF" w:rsidRDefault="009F235B" w:rsidP="007748AA">
      <w:pPr>
        <w:spacing w:after="240"/>
        <w:rPr>
          <w:del w:id="942" w:author="Jonathan Rocha" w:date="2026-03-02T12:30:00Z" w16du:dateUtc="2026-03-02T18:30:00Z"/>
          <w:rFonts w:ascii="Times New Roman" w:hAnsi="Times New Roman" w:cs="Times New Roman"/>
          <w:b/>
          <w:bCs/>
          <w:sz w:val="20"/>
          <w:szCs w:val="20"/>
        </w:rPr>
      </w:pPr>
    </w:p>
    <w:p w14:paraId="60CA1ABB" w14:textId="77777777" w:rsidR="009F235B" w:rsidDel="00D665BF" w:rsidRDefault="009F235B" w:rsidP="007748AA">
      <w:pPr>
        <w:spacing w:after="240"/>
        <w:rPr>
          <w:del w:id="943" w:author="Jonathan Rocha" w:date="2026-03-02T12:30:00Z" w16du:dateUtc="2026-03-02T18:30:00Z"/>
          <w:rFonts w:ascii="Times New Roman" w:hAnsi="Times New Roman" w:cs="Times New Roman"/>
          <w:b/>
          <w:bCs/>
          <w:sz w:val="20"/>
          <w:szCs w:val="20"/>
        </w:rPr>
      </w:pPr>
    </w:p>
    <w:p w14:paraId="28229AE2" w14:textId="77777777" w:rsidR="009F235B" w:rsidDel="00D665BF" w:rsidRDefault="009F235B" w:rsidP="007748AA">
      <w:pPr>
        <w:spacing w:after="240"/>
        <w:rPr>
          <w:del w:id="944" w:author="Jonathan Rocha" w:date="2026-03-02T12:30:00Z" w16du:dateUtc="2026-03-02T18:30:00Z"/>
          <w:rFonts w:ascii="Times New Roman" w:hAnsi="Times New Roman" w:cs="Times New Roman"/>
          <w:b/>
          <w:bCs/>
          <w:sz w:val="20"/>
          <w:szCs w:val="20"/>
        </w:rPr>
      </w:pPr>
    </w:p>
    <w:p w14:paraId="5B731F49" w14:textId="77777777" w:rsidR="009F235B" w:rsidRDefault="009F235B" w:rsidP="007748AA">
      <w:pPr>
        <w:spacing w:after="240"/>
        <w:rPr>
          <w:rFonts w:ascii="Times New Roman" w:hAnsi="Times New Roman" w:cs="Times New Roman"/>
          <w:b/>
          <w:bCs/>
          <w:sz w:val="20"/>
          <w:szCs w:val="20"/>
        </w:rPr>
      </w:pPr>
    </w:p>
    <w:p w14:paraId="6B5F81C9" w14:textId="77777777" w:rsidR="009F235B" w:rsidDel="00D665BF" w:rsidRDefault="009F235B" w:rsidP="007748AA">
      <w:pPr>
        <w:spacing w:after="240"/>
        <w:rPr>
          <w:del w:id="945" w:author="Rocha, Jonathan" w:date="2026-02-19T11:02:00Z" w16du:dateUtc="2026-02-19T17:02:00Z"/>
          <w:rFonts w:ascii="Times New Roman" w:hAnsi="Times New Roman" w:cs="Times New Roman"/>
          <w:b/>
          <w:bCs/>
          <w:sz w:val="20"/>
          <w:szCs w:val="20"/>
        </w:rPr>
      </w:pPr>
    </w:p>
    <w:p w14:paraId="3E732AE9" w14:textId="77777777" w:rsidR="00D665BF" w:rsidRDefault="00D665BF" w:rsidP="007748AA">
      <w:pPr>
        <w:spacing w:after="240"/>
        <w:rPr>
          <w:ins w:id="946" w:author="Jonathan Rocha" w:date="2026-03-02T12:31:00Z" w16du:dateUtc="2026-03-02T18:31:00Z"/>
          <w:rFonts w:ascii="Times New Roman" w:hAnsi="Times New Roman" w:cs="Times New Roman"/>
          <w:b/>
          <w:bCs/>
          <w:sz w:val="20"/>
          <w:szCs w:val="20"/>
        </w:rPr>
      </w:pPr>
    </w:p>
    <w:p w14:paraId="7727D2E8" w14:textId="77777777" w:rsidR="00D665BF" w:rsidRDefault="00D665BF" w:rsidP="007748AA">
      <w:pPr>
        <w:spacing w:after="240"/>
        <w:rPr>
          <w:ins w:id="947" w:author="Jonathan Rocha" w:date="2026-03-02T12:31:00Z" w16du:dateUtc="2026-03-02T18:31:00Z"/>
          <w:rFonts w:ascii="Times New Roman" w:hAnsi="Times New Roman" w:cs="Times New Roman"/>
          <w:b/>
          <w:bCs/>
          <w:sz w:val="20"/>
          <w:szCs w:val="20"/>
        </w:rPr>
      </w:pPr>
    </w:p>
    <w:p w14:paraId="31E89EF0" w14:textId="77777777" w:rsidR="00D665BF" w:rsidRDefault="00D665BF" w:rsidP="007748AA">
      <w:pPr>
        <w:spacing w:after="240"/>
        <w:rPr>
          <w:ins w:id="948" w:author="Jonathan Rocha" w:date="2026-03-02T12:31:00Z" w16du:dateUtc="2026-03-02T18:31:00Z"/>
          <w:rFonts w:ascii="Times New Roman" w:hAnsi="Times New Roman" w:cs="Times New Roman"/>
          <w:b/>
          <w:bCs/>
          <w:sz w:val="20"/>
          <w:szCs w:val="20"/>
        </w:rPr>
      </w:pPr>
    </w:p>
    <w:p w14:paraId="06651863" w14:textId="77777777" w:rsidR="00D665BF" w:rsidRDefault="00D665BF" w:rsidP="007748AA">
      <w:pPr>
        <w:spacing w:after="240"/>
        <w:rPr>
          <w:ins w:id="949" w:author="Jonathan Rocha" w:date="2026-03-02T12:31:00Z" w16du:dateUtc="2026-03-02T18:31:00Z"/>
          <w:rFonts w:ascii="Times New Roman" w:hAnsi="Times New Roman" w:cs="Times New Roman"/>
          <w:b/>
          <w:bCs/>
          <w:sz w:val="20"/>
          <w:szCs w:val="20"/>
        </w:rPr>
      </w:pPr>
    </w:p>
    <w:p w14:paraId="2374703D" w14:textId="6A842A81"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b/>
          <w:bCs/>
          <w:sz w:val="20"/>
          <w:szCs w:val="20"/>
        </w:rPr>
        <w:lastRenderedPageBreak/>
        <w:t>Figure 5.4.4. H2 divergence distribution (pre-transition vs. stable periods).</w:t>
      </w:r>
    </w:p>
    <w:p w14:paraId="45029C17" w14:textId="5F7795CD" w:rsidR="009D0C6E" w:rsidRDefault="00707C77" w:rsidP="007748AA">
      <w:pPr>
        <w:spacing w:after="240"/>
        <w:rPr>
          <w:ins w:id="950" w:author="Jonathan Rocha" w:date="2026-03-02T12:31:00Z" w16du:dateUtc="2026-03-02T18:31:00Z"/>
          <w:rFonts w:ascii="Times New Roman" w:hAnsi="Times New Roman" w:cs="Times New Roman"/>
          <w:sz w:val="20"/>
          <w:szCs w:val="20"/>
        </w:rPr>
      </w:pPr>
      <w:r>
        <w:rPr>
          <w:noProof/>
        </w:rPr>
        <w:drawing>
          <wp:inline distT="0" distB="0" distL="0" distR="0" wp14:anchorId="09BACDEA" wp14:editId="64458424">
            <wp:extent cx="4171950" cy="3943350"/>
            <wp:effectExtent l="0" t="0" r="6350" b="6350"/>
            <wp:docPr id="986117764" name="Picture 6"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7764" name="Picture 6" descr="A diagram of different types of objec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71950" cy="3943350"/>
                    </a:xfrm>
                    <a:prstGeom prst="rect">
                      <a:avLst/>
                    </a:prstGeom>
                  </pic:spPr>
                </pic:pic>
              </a:graphicData>
            </a:graphic>
          </wp:inline>
        </w:drawing>
      </w:r>
    </w:p>
    <w:p w14:paraId="0AA5EDE8" w14:textId="1B262BEB" w:rsidR="00D665BF" w:rsidDel="00D665BF" w:rsidRDefault="00D665BF" w:rsidP="007748AA">
      <w:pPr>
        <w:spacing w:after="240"/>
        <w:rPr>
          <w:del w:id="951" w:author="Jonathan Rocha" w:date="2026-03-02T12:32:00Z" w16du:dateUtc="2026-03-02T18:32:00Z"/>
          <w:rFonts w:ascii="Times New Roman" w:hAnsi="Times New Roman" w:cs="Times New Roman"/>
          <w:sz w:val="20"/>
          <w:szCs w:val="20"/>
        </w:rPr>
      </w:pPr>
      <w:ins w:id="952" w:author="Jonathan Rocha" w:date="2026-03-02T12:31:00Z">
        <w:r w:rsidRPr="00D665BF">
          <w:rPr>
            <w:rFonts w:ascii="Times New Roman" w:hAnsi="Times New Roman" w:cs="Times New Roman"/>
            <w:b/>
            <w:bCs/>
            <w:sz w:val="20"/>
            <w:szCs w:val="20"/>
            <w:rPrChange w:id="953" w:author="Jonathan Rocha" w:date="2026-03-02T12:32:00Z" w16du:dateUtc="2026-03-02T18:32:00Z">
              <w:rPr>
                <w:rFonts w:ascii="Times New Roman" w:hAnsi="Times New Roman" w:cs="Times New Roman"/>
                <w:sz w:val="20"/>
                <w:szCs w:val="20"/>
              </w:rPr>
            </w:rPrChange>
          </w:rPr>
          <w:t>Interpretation</w:t>
        </w:r>
        <w:r w:rsidRPr="00D665BF">
          <w:rPr>
            <w:rFonts w:ascii="Times New Roman" w:hAnsi="Times New Roman" w:cs="Times New Roman"/>
            <w:sz w:val="20"/>
            <w:szCs w:val="20"/>
          </w:rPr>
          <w:t>: Pre-transition divergence mass shifts upward relative to stable periods, matching the reported positive effect size and statistically significant t-test.</w:t>
        </w:r>
      </w:ins>
    </w:p>
    <w:p w14:paraId="2C4FF846" w14:textId="77777777" w:rsidR="00D665BF" w:rsidRPr="00D665BF" w:rsidRDefault="00D665BF" w:rsidP="007748AA">
      <w:pPr>
        <w:spacing w:after="240"/>
        <w:rPr>
          <w:ins w:id="954" w:author="Jonathan Rocha" w:date="2026-03-02T12:32:00Z" w16du:dateUtc="2026-03-02T18:32:00Z"/>
          <w:rFonts w:ascii="Times New Roman" w:hAnsi="Times New Roman" w:cs="Times New Roman"/>
          <w:sz w:val="20"/>
          <w:szCs w:val="20"/>
          <w:rPrChange w:id="955" w:author="Jonathan Rocha" w:date="2026-03-02T12:32:00Z" w16du:dateUtc="2026-03-02T18:32:00Z">
            <w:rPr>
              <w:ins w:id="956" w:author="Jonathan Rocha" w:date="2026-03-02T12:32:00Z" w16du:dateUtc="2026-03-02T18:32:00Z"/>
              <w:rFonts w:ascii="Times New Roman" w:hAnsi="Times New Roman" w:cs="Times New Roman"/>
              <w:b/>
              <w:bCs/>
              <w:sz w:val="20"/>
              <w:szCs w:val="20"/>
            </w:rPr>
          </w:rPrChange>
        </w:rPr>
      </w:pPr>
    </w:p>
    <w:p w14:paraId="27BD1047" w14:textId="77777777" w:rsidR="00D665BF" w:rsidRPr="00896D2E" w:rsidRDefault="00D665BF" w:rsidP="007748AA">
      <w:pPr>
        <w:spacing w:after="240"/>
        <w:rPr>
          <w:ins w:id="957" w:author="Jonathan Rocha" w:date="2026-03-02T12:32:00Z" w16du:dateUtc="2026-03-02T18:32:00Z"/>
          <w:rFonts w:ascii="Times New Roman" w:hAnsi="Times New Roman" w:cs="Times New Roman"/>
          <w:sz w:val="20"/>
          <w:szCs w:val="20"/>
        </w:rPr>
      </w:pPr>
    </w:p>
    <w:p w14:paraId="3080025C" w14:textId="77777777" w:rsidR="00D665BF" w:rsidRDefault="00D665BF" w:rsidP="007748AA">
      <w:pPr>
        <w:spacing w:after="240"/>
        <w:rPr>
          <w:ins w:id="958" w:author="Jonathan Rocha" w:date="2026-03-02T12:33:00Z" w16du:dateUtc="2026-03-02T18:33:00Z"/>
          <w:rFonts w:ascii="Times New Roman" w:hAnsi="Times New Roman" w:cs="Times New Roman"/>
          <w:b/>
          <w:bCs/>
          <w:sz w:val="20"/>
          <w:szCs w:val="20"/>
        </w:rPr>
      </w:pPr>
    </w:p>
    <w:p w14:paraId="7CB23C58" w14:textId="77777777" w:rsidR="00D665BF" w:rsidRDefault="00D665BF" w:rsidP="007748AA">
      <w:pPr>
        <w:spacing w:after="240"/>
        <w:rPr>
          <w:ins w:id="959" w:author="Jonathan Rocha" w:date="2026-03-02T12:33:00Z" w16du:dateUtc="2026-03-02T18:33:00Z"/>
          <w:rFonts w:ascii="Times New Roman" w:hAnsi="Times New Roman" w:cs="Times New Roman"/>
          <w:b/>
          <w:bCs/>
          <w:sz w:val="20"/>
          <w:szCs w:val="20"/>
        </w:rPr>
      </w:pPr>
    </w:p>
    <w:p w14:paraId="17C0637F" w14:textId="77777777" w:rsidR="00D665BF" w:rsidRDefault="00D665BF" w:rsidP="007748AA">
      <w:pPr>
        <w:spacing w:after="240"/>
        <w:rPr>
          <w:ins w:id="960" w:author="Jonathan Rocha" w:date="2026-03-02T12:33:00Z" w16du:dateUtc="2026-03-02T18:33:00Z"/>
          <w:rFonts w:ascii="Times New Roman" w:hAnsi="Times New Roman" w:cs="Times New Roman"/>
          <w:b/>
          <w:bCs/>
          <w:sz w:val="20"/>
          <w:szCs w:val="20"/>
        </w:rPr>
      </w:pPr>
    </w:p>
    <w:p w14:paraId="3A5802C4" w14:textId="77777777" w:rsidR="00D665BF" w:rsidRDefault="00D665BF" w:rsidP="007748AA">
      <w:pPr>
        <w:spacing w:after="240"/>
        <w:rPr>
          <w:ins w:id="961" w:author="Jonathan Rocha" w:date="2026-03-02T12:33:00Z" w16du:dateUtc="2026-03-02T18:33:00Z"/>
          <w:rFonts w:ascii="Times New Roman" w:hAnsi="Times New Roman" w:cs="Times New Roman"/>
          <w:b/>
          <w:bCs/>
          <w:sz w:val="20"/>
          <w:szCs w:val="20"/>
        </w:rPr>
      </w:pPr>
    </w:p>
    <w:p w14:paraId="014CC2C1" w14:textId="77777777" w:rsidR="00D665BF" w:rsidRDefault="00D665BF" w:rsidP="007748AA">
      <w:pPr>
        <w:spacing w:after="240"/>
        <w:rPr>
          <w:ins w:id="962" w:author="Jonathan Rocha" w:date="2026-03-02T12:33:00Z" w16du:dateUtc="2026-03-02T18:33:00Z"/>
          <w:rFonts w:ascii="Times New Roman" w:hAnsi="Times New Roman" w:cs="Times New Roman"/>
          <w:b/>
          <w:bCs/>
          <w:sz w:val="20"/>
          <w:szCs w:val="20"/>
        </w:rPr>
      </w:pPr>
    </w:p>
    <w:p w14:paraId="3410FBDD" w14:textId="77777777" w:rsidR="00D665BF" w:rsidRDefault="00D665BF" w:rsidP="007748AA">
      <w:pPr>
        <w:spacing w:after="240"/>
        <w:rPr>
          <w:ins w:id="963" w:author="Jonathan Rocha" w:date="2026-03-02T12:33:00Z" w16du:dateUtc="2026-03-02T18:33:00Z"/>
          <w:rFonts w:ascii="Times New Roman" w:hAnsi="Times New Roman" w:cs="Times New Roman"/>
          <w:b/>
          <w:bCs/>
          <w:sz w:val="20"/>
          <w:szCs w:val="20"/>
        </w:rPr>
      </w:pPr>
    </w:p>
    <w:p w14:paraId="102B0695" w14:textId="3E509280"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b/>
          <w:bCs/>
          <w:sz w:val="20"/>
          <w:szCs w:val="20"/>
        </w:rPr>
        <w:lastRenderedPageBreak/>
        <w:t>Figure 5.4.5. H3 connectedness comparison (stable vs. transition regimes).</w:t>
      </w:r>
    </w:p>
    <w:p w14:paraId="5DA84F01" w14:textId="5AD40488" w:rsidR="009D0C6E" w:rsidRDefault="00707C77" w:rsidP="007748AA">
      <w:pPr>
        <w:spacing w:after="240"/>
        <w:rPr>
          <w:ins w:id="964" w:author="Jonathan Rocha" w:date="2026-03-02T12:33:00Z" w16du:dateUtc="2026-03-02T18:33:00Z"/>
          <w:rFonts w:ascii="Times New Roman" w:hAnsi="Times New Roman" w:cs="Times New Roman"/>
          <w:sz w:val="20"/>
          <w:szCs w:val="20"/>
        </w:rPr>
      </w:pPr>
      <w:r>
        <w:rPr>
          <w:noProof/>
        </w:rPr>
        <w:drawing>
          <wp:inline distT="0" distB="0" distL="0" distR="0" wp14:anchorId="5CF0378F" wp14:editId="2F2CD3B5">
            <wp:extent cx="4114800" cy="4080510"/>
            <wp:effectExtent l="0" t="0" r="0" b="0"/>
            <wp:docPr id="1832439689" name="Picture 7" descr="A graph of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9689" name="Picture 7" descr="A graph of blue and orange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4800" cy="4080510"/>
                    </a:xfrm>
                    <a:prstGeom prst="rect">
                      <a:avLst/>
                    </a:prstGeom>
                  </pic:spPr>
                </pic:pic>
              </a:graphicData>
            </a:graphic>
          </wp:inline>
        </w:drawing>
      </w:r>
    </w:p>
    <w:p w14:paraId="3A415F72" w14:textId="0EC1DF3C" w:rsidR="00D665BF" w:rsidRPr="00896D2E" w:rsidRDefault="00D665BF" w:rsidP="007748AA">
      <w:pPr>
        <w:spacing w:after="240"/>
        <w:rPr>
          <w:rFonts w:ascii="Times New Roman" w:hAnsi="Times New Roman" w:cs="Times New Roman"/>
          <w:sz w:val="20"/>
          <w:szCs w:val="20"/>
        </w:rPr>
      </w:pPr>
      <w:ins w:id="965" w:author="Jonathan Rocha" w:date="2026-03-02T12:33:00Z">
        <w:r w:rsidRPr="00D665BF">
          <w:rPr>
            <w:rFonts w:ascii="Times New Roman" w:hAnsi="Times New Roman" w:cs="Times New Roman"/>
            <w:b/>
            <w:bCs/>
            <w:sz w:val="20"/>
            <w:szCs w:val="20"/>
            <w:rPrChange w:id="966" w:author="Jonathan Rocha" w:date="2026-03-02T12:33:00Z" w16du:dateUtc="2026-03-02T18:33:00Z">
              <w:rPr>
                <w:rFonts w:ascii="Times New Roman" w:hAnsi="Times New Roman" w:cs="Times New Roman"/>
                <w:sz w:val="20"/>
                <w:szCs w:val="20"/>
              </w:rPr>
            </w:rPrChange>
          </w:rPr>
          <w:t>Interpretation</w:t>
        </w:r>
        <w:r w:rsidRPr="00D665BF">
          <w:rPr>
            <w:rFonts w:ascii="Times New Roman" w:hAnsi="Times New Roman" w:cs="Times New Roman"/>
            <w:sz w:val="20"/>
            <w:szCs w:val="20"/>
          </w:rPr>
          <w:t>: Stable regimes show higher connectedness than transition regimes, supporting the network-separation result under both proxy and full connectedness modes.</w:t>
        </w:r>
      </w:ins>
    </w:p>
    <w:p w14:paraId="66856FA5" w14:textId="0B2470EA" w:rsidR="001E3FF0" w:rsidRPr="00812978" w:rsidDel="00D665BF" w:rsidRDefault="00BC2661" w:rsidP="007748AA">
      <w:pPr>
        <w:spacing w:after="240"/>
        <w:rPr>
          <w:del w:id="967" w:author="Jonathan Rocha" w:date="2026-03-02T12:33:00Z" w16du:dateUtc="2026-03-02T18:33:00Z"/>
          <w:rFonts w:ascii="Times New Roman" w:hAnsi="Times New Roman" w:cs="Times New Roman"/>
          <w:sz w:val="20"/>
          <w:szCs w:val="20"/>
        </w:rPr>
      </w:pPr>
      <w:del w:id="968" w:author="Jonathan Rocha" w:date="2026-03-02T12:33:00Z" w16du:dateUtc="2026-03-02T18:33:00Z">
        <w:r w:rsidRPr="783F2D85" w:rsidDel="00D665BF">
          <w:rPr>
            <w:rFonts w:ascii="Times New Roman" w:hAnsi="Times New Roman" w:cs="Times New Roman"/>
            <w:sz w:val="20"/>
            <w:szCs w:val="20"/>
          </w:rPr>
          <w:delText>Appendix A contains execution commands, run registries, and artifact-level traceability for all tables and figures.</w:delText>
        </w:r>
      </w:del>
    </w:p>
    <w:p w14:paraId="1B5D4B83" w14:textId="246F8D1E"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5.5 Results Synthesis</w:t>
      </w:r>
    </w:p>
    <w:p w14:paraId="3E94E8A3" w14:textId="77777777" w:rsidR="00D665BF" w:rsidRDefault="00D665BF" w:rsidP="00D665BF">
      <w:pPr>
        <w:spacing w:after="287"/>
        <w:rPr>
          <w:ins w:id="969" w:author="Jonathan Rocha" w:date="2026-03-02T12:34:00Z" w16du:dateUtc="2026-03-02T18:34:00Z"/>
          <w:rFonts w:ascii="Times New Roman" w:hAnsi="Times New Roman" w:cs="Times New Roman"/>
          <w:sz w:val="20"/>
          <w:szCs w:val="20"/>
        </w:rPr>
      </w:pPr>
      <w:ins w:id="970" w:author="Jonathan Rocha" w:date="2026-03-02T12:34:00Z">
        <w:r w:rsidRPr="00D665BF">
          <w:rPr>
            <w:rFonts w:ascii="Times New Roman" w:hAnsi="Times New Roman" w:cs="Times New Roman"/>
            <w:sz w:val="20"/>
            <w:szCs w:val="20"/>
          </w:rPr>
          <w:t>The empirical contribution is a reproducible cross-asset regime-detection workflow that consistently supports the divergence (H2) and connectedness (H3) mechanisms under both canonical and robustness settings. H1 remains unconfirmed at the global level under pre-registered criteria, so lead-time interpretation is intentionally bounded to directional behavior in selected stress episodes.</w:t>
        </w:r>
      </w:ins>
    </w:p>
    <w:p w14:paraId="0F977C02" w14:textId="77777777" w:rsidR="00D665BF" w:rsidRDefault="00D665BF" w:rsidP="00D665BF">
      <w:pPr>
        <w:spacing w:after="287"/>
        <w:rPr>
          <w:ins w:id="971" w:author="Jonathan Rocha" w:date="2026-03-02T12:34:00Z" w16du:dateUtc="2026-03-02T18:34:00Z"/>
          <w:rFonts w:ascii="Times New Roman" w:hAnsi="Times New Roman" w:cs="Times New Roman"/>
          <w:sz w:val="20"/>
          <w:szCs w:val="20"/>
        </w:rPr>
      </w:pPr>
    </w:p>
    <w:p w14:paraId="76274E9A" w14:textId="77777777" w:rsidR="00D665BF" w:rsidRPr="00D665BF" w:rsidRDefault="00D665BF" w:rsidP="00D665BF">
      <w:pPr>
        <w:spacing w:after="287"/>
        <w:rPr>
          <w:ins w:id="972" w:author="Jonathan Rocha" w:date="2026-03-02T12:34:00Z"/>
          <w:rFonts w:ascii="Times New Roman" w:hAnsi="Times New Roman" w:cs="Times New Roman"/>
          <w:sz w:val="20"/>
          <w:szCs w:val="20"/>
        </w:rPr>
      </w:pPr>
    </w:p>
    <w:p w14:paraId="6526945D" w14:textId="255164CE" w:rsidR="009D0C6E" w:rsidRPr="00896D2E" w:rsidDel="00D665BF" w:rsidRDefault="006978E7" w:rsidP="007748AA">
      <w:pPr>
        <w:spacing w:after="240"/>
        <w:rPr>
          <w:del w:id="973" w:author="Jonathan Rocha" w:date="2026-03-02T12:34:00Z" w16du:dateUtc="2026-03-02T18:34:00Z"/>
          <w:rFonts w:ascii="Times New Roman" w:hAnsi="Times New Roman" w:cs="Times New Roman"/>
          <w:sz w:val="20"/>
          <w:szCs w:val="20"/>
        </w:rPr>
      </w:pPr>
      <w:del w:id="974" w:author="Jonathan Rocha" w:date="2026-03-02T12:34:00Z" w16du:dateUtc="2026-03-02T18:34:00Z">
        <w:r w:rsidRPr="783F2D85" w:rsidDel="00D665BF">
          <w:rPr>
            <w:rFonts w:ascii="Times New Roman" w:hAnsi="Times New Roman" w:cs="Times New Roman"/>
            <w:sz w:val="20"/>
            <w:szCs w:val="20"/>
          </w:rPr>
          <w:delText>The empirical evidence supports H2 and H3 across baseline and robustness configurations, while H1 remains unconfirmed under the locked project rule. The main contribution is therefore a reproducible cross-asset regime-detection framework with strong divergence and connectedness diagnostics, along with an explicitly bounded interpretation of lead-time claims</w:delText>
        </w:r>
        <w:r w:rsidR="00BC2661" w:rsidRPr="783F2D85" w:rsidDel="00D665BF">
          <w:rPr>
            <w:rFonts w:ascii="Times New Roman" w:hAnsi="Times New Roman" w:cs="Times New Roman"/>
            <w:sz w:val="20"/>
            <w:szCs w:val="20"/>
          </w:rPr>
          <w:delText>.</w:delText>
        </w:r>
      </w:del>
    </w:p>
    <w:p w14:paraId="1416A155" w14:textId="77777777" w:rsidR="009D0C6E" w:rsidRPr="00FA4539" w:rsidRDefault="00BC2661" w:rsidP="007748AA">
      <w:pPr>
        <w:spacing w:after="278"/>
        <w:rPr>
          <w:rFonts w:ascii="Times New Roman" w:hAnsi="Times New Roman" w:cs="Times New Roman"/>
          <w:sz w:val="24"/>
          <w:szCs w:val="24"/>
        </w:rPr>
      </w:pPr>
      <w:r w:rsidRPr="783F2D85">
        <w:rPr>
          <w:rFonts w:ascii="Times New Roman" w:hAnsi="Times New Roman" w:cs="Times New Roman"/>
          <w:b/>
          <w:bCs/>
          <w:sz w:val="24"/>
          <w:szCs w:val="24"/>
        </w:rPr>
        <w:t>6. Discussion</w:t>
      </w:r>
    </w:p>
    <w:p w14:paraId="433802C9"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6.1 Implemented System</w:t>
      </w:r>
    </w:p>
    <w:p w14:paraId="56CFA8BE" w14:textId="40797BF6"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The project has a working canonical pipeline that transforms source-aligned sentiment and market data into reproducible regime outputs. Canonical artifact generation for feature export and regime labeling </w:t>
      </w:r>
      <w:r w:rsidRPr="783F2D85">
        <w:rPr>
          <w:rFonts w:ascii="Consolas" w:hAnsi="Consolas" w:cs="Consolas"/>
          <w:sz w:val="18"/>
          <w:szCs w:val="18"/>
        </w:rPr>
        <w:t>results/pipeline_output/</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 xml:space="preserve">fitted volatility and jump-model summaries in run metadata </w:t>
      </w:r>
      <w:r w:rsidRPr="783F2D85">
        <w:rPr>
          <w:rFonts w:ascii="Consolas" w:hAnsi="Consolas" w:cs="Consolas"/>
          <w:sz w:val="18"/>
          <w:szCs w:val="18"/>
        </w:rPr>
        <w:t>results/pipeline_output/pipeline_summary.json</w:t>
      </w:r>
      <w:r w:rsidRPr="783F2D85">
        <w:rPr>
          <w:rFonts w:ascii="Times New Roman" w:hAnsi="Times New Roman" w:cs="Times New Roman"/>
          <w:sz w:val="20"/>
          <w:szCs w:val="20"/>
        </w:rPr>
        <w:t xml:space="preserve">, and audit traceability in </w:t>
      </w:r>
      <w:r w:rsidRPr="783F2D85">
        <w:rPr>
          <w:rFonts w:ascii="Consolas" w:hAnsi="Consolas" w:cs="Consolas"/>
          <w:sz w:val="18"/>
          <w:szCs w:val="18"/>
        </w:rPr>
        <w:t>docs/RESULTS_MANIFEST.json</w:t>
      </w:r>
      <w:r w:rsidRPr="783F2D85">
        <w:rPr>
          <w:rFonts w:ascii="Times New Roman" w:hAnsi="Times New Roman" w:cs="Times New Roman"/>
          <w:sz w:val="18"/>
          <w:szCs w:val="18"/>
        </w:rPr>
        <w:t xml:space="preserve"> </w:t>
      </w:r>
      <w:r w:rsidRPr="783F2D85">
        <w:rPr>
          <w:rFonts w:ascii="Times New Roman" w:hAnsi="Times New Roman" w:cs="Times New Roman"/>
          <w:sz w:val="20"/>
          <w:szCs w:val="20"/>
        </w:rPr>
        <w:t>jointly establish that the core engineering workflow is functional and reproducible.</w:t>
      </w:r>
    </w:p>
    <w:p w14:paraId="7789650D"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6.2 Evidence Boundaries</w:t>
      </w:r>
    </w:p>
    <w:p w14:paraId="6CF6905E" w14:textId="57A4A59E"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The strongest support is for reproducible pipeline execution and coherent regime segmentation. At the hypothesis level, H1 remains unconfirmed across all locked global confirmation passes despite targeted remediation, while H2 and H3 remain supported in both canonical and A/B feature-mode runs. This pattern indicates that the core classifier is robust for regime discrimination, but broad lead-time confirmation relative to VIX has not been established under the pre-registered project decision rule. Interpretation, therefore, remains limited: directional event-conditioned lead behavior exists, but global H1 claims are not made</w:t>
      </w:r>
      <w:r w:rsidR="00BC2661" w:rsidRPr="783F2D85">
        <w:rPr>
          <w:rFonts w:ascii="Times New Roman" w:hAnsi="Times New Roman" w:cs="Times New Roman"/>
          <w:sz w:val="20"/>
          <w:szCs w:val="20"/>
        </w:rPr>
        <w:t>.</w:t>
      </w:r>
    </w:p>
    <w:p w14:paraId="4A0D4E86"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6.3 Practical Implications (Conditional on Validation)</w:t>
      </w:r>
    </w:p>
    <w:p w14:paraId="7B8A4590" w14:textId="12040E65"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The framework enables earlier </w:t>
      </w:r>
      <w:del w:id="975" w:author="Jonathan Rocha" w:date="2026-03-02T12:35:00Z" w16du:dateUtc="2026-03-02T18:35:00Z">
        <w:r w:rsidRPr="783F2D85" w:rsidDel="00D665BF">
          <w:rPr>
            <w:rFonts w:ascii="Times New Roman" w:hAnsi="Times New Roman" w:cs="Times New Roman"/>
            <w:sz w:val="20"/>
            <w:szCs w:val="20"/>
          </w:rPr>
          <w:delText xml:space="preserve">risk-state </w:delText>
        </w:r>
      </w:del>
      <w:r w:rsidRPr="783F2D85">
        <w:rPr>
          <w:rFonts w:ascii="Times New Roman" w:hAnsi="Times New Roman" w:cs="Times New Roman"/>
          <w:sz w:val="20"/>
          <w:szCs w:val="20"/>
        </w:rPr>
        <w:t xml:space="preserve">detection </w:t>
      </w:r>
      <w:ins w:id="976" w:author="Jonathan Rocha" w:date="2026-03-02T12:35:00Z" w16du:dateUtc="2026-03-02T18:35:00Z">
        <w:r w:rsidR="00D665BF">
          <w:rPr>
            <w:rFonts w:ascii="Times New Roman" w:hAnsi="Times New Roman" w:cs="Times New Roman"/>
            <w:sz w:val="20"/>
            <w:szCs w:val="20"/>
          </w:rPr>
          <w:t xml:space="preserve">of risk states </w:t>
        </w:r>
      </w:ins>
      <w:r w:rsidRPr="783F2D85">
        <w:rPr>
          <w:rFonts w:ascii="Times New Roman" w:hAnsi="Times New Roman" w:cs="Times New Roman"/>
          <w:sz w:val="20"/>
          <w:szCs w:val="20"/>
        </w:rPr>
        <w:t>for portfolio rebalancing, monitors cross-asset instability through connectedness and divergence diagnostics, and offers a transparent, reproducible alternative to black-box sentiment dashboards. In this study, it is positioned as research-grade decision support rather than production-grade automated trading infrastructure</w:t>
      </w:r>
      <w:r w:rsidR="00BC2661" w:rsidRPr="783F2D85">
        <w:rPr>
          <w:rFonts w:ascii="Times New Roman" w:hAnsi="Times New Roman" w:cs="Times New Roman"/>
          <w:sz w:val="20"/>
          <w:szCs w:val="20"/>
        </w:rPr>
        <w:t>.</w:t>
      </w:r>
    </w:p>
    <w:p w14:paraId="029BB22F"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6.4 Limitations and Constraints</w:t>
      </w:r>
    </w:p>
    <w:p w14:paraId="17505FC1" w14:textId="32D9FFE5" w:rsidR="006978E7" w:rsidRPr="00896D2E" w:rsidRDefault="006978E7" w:rsidP="007748AA">
      <w:pPr>
        <w:spacing w:after="287"/>
        <w:rPr>
          <w:rFonts w:ascii="Times New Roman" w:hAnsi="Times New Roman" w:cs="Times New Roman"/>
          <w:sz w:val="20"/>
          <w:szCs w:val="20"/>
        </w:rPr>
      </w:pPr>
      <w:r w:rsidRPr="783F2D85">
        <w:rPr>
          <w:rFonts w:ascii="Times New Roman" w:hAnsi="Times New Roman" w:cs="Times New Roman"/>
          <w:sz w:val="20"/>
          <w:szCs w:val="20"/>
        </w:rPr>
        <w:t xml:space="preserve">Several limitations still exist. Tuning jump penalties and rolling validation are computationally costly for repeated time-series cross-validation, and transformer inference latency may limit near-real-time operation on large data streams. Mixed-frequency alignment between irregular text arrivals and regular market bars introduces noise, especially during periods of sparse news. Data quality and representativeness are also affected by bots, sarcasm, and selection bias in </w:t>
      </w:r>
      <w:r w:rsidRPr="783F2D85">
        <w:rPr>
          <w:rFonts w:ascii="Times New Roman" w:hAnsi="Times New Roman" w:cs="Times New Roman"/>
          <w:sz w:val="20"/>
          <w:szCs w:val="20"/>
        </w:rPr>
        <w:lastRenderedPageBreak/>
        <w:t>public discourse, and observed relationships may be correlational rather than causal.</w:t>
      </w:r>
    </w:p>
    <w:p w14:paraId="2933DD0A" w14:textId="3E7E88BC"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6.5 Ethical Considerations</w:t>
      </w:r>
    </w:p>
    <w:p w14:paraId="45B3A073" w14:textId="2430C6C8"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Ethical risks include potential manipulation of public sentiment, ongoing information-access disparities even with open tools, and misalignments between public posting behaviors and user expectations regarding downstream financial inference. These issues should </w:t>
      </w:r>
      <w:r w:rsidR="00DD42B1" w:rsidRPr="783F2D85">
        <w:rPr>
          <w:rFonts w:ascii="Times New Roman" w:hAnsi="Times New Roman" w:cs="Times New Roman"/>
          <w:sz w:val="20"/>
          <w:szCs w:val="20"/>
        </w:rPr>
        <w:t>be</w:t>
      </w:r>
      <w:r w:rsidRPr="783F2D85">
        <w:rPr>
          <w:rFonts w:ascii="Times New Roman" w:hAnsi="Times New Roman" w:cs="Times New Roman"/>
          <w:sz w:val="20"/>
          <w:szCs w:val="20"/>
        </w:rPr>
        <w:t xml:space="preserve"> clear in deployment governance and within the defined boundaries </w:t>
      </w:r>
      <w:r w:rsidR="00DD42B1" w:rsidRPr="783F2D85">
        <w:rPr>
          <w:rFonts w:ascii="Times New Roman" w:hAnsi="Times New Roman" w:cs="Times New Roman"/>
          <w:sz w:val="20"/>
          <w:szCs w:val="20"/>
        </w:rPr>
        <w:t xml:space="preserve">of </w:t>
      </w:r>
      <w:r w:rsidRPr="783F2D85">
        <w:rPr>
          <w:rFonts w:ascii="Times New Roman" w:hAnsi="Times New Roman" w:cs="Times New Roman"/>
          <w:sz w:val="20"/>
          <w:szCs w:val="20"/>
        </w:rPr>
        <w:t>interpretation</w:t>
      </w:r>
      <w:r w:rsidR="00BC2661" w:rsidRPr="783F2D85">
        <w:rPr>
          <w:rFonts w:ascii="Times New Roman" w:hAnsi="Times New Roman" w:cs="Times New Roman"/>
          <w:sz w:val="20"/>
          <w:szCs w:val="20"/>
        </w:rPr>
        <w:t>.</w:t>
      </w:r>
    </w:p>
    <w:p w14:paraId="171F3120" w14:textId="77777777" w:rsidR="009D0C6E" w:rsidRPr="00FA4539" w:rsidRDefault="00BC2661" w:rsidP="007748AA">
      <w:pPr>
        <w:spacing w:after="278"/>
        <w:rPr>
          <w:rFonts w:ascii="Times New Roman" w:hAnsi="Times New Roman" w:cs="Times New Roman"/>
          <w:sz w:val="24"/>
          <w:szCs w:val="24"/>
        </w:rPr>
      </w:pPr>
      <w:r w:rsidRPr="783F2D85">
        <w:rPr>
          <w:rFonts w:ascii="Times New Roman" w:hAnsi="Times New Roman" w:cs="Times New Roman"/>
          <w:b/>
          <w:bCs/>
          <w:sz w:val="24"/>
          <w:szCs w:val="24"/>
        </w:rPr>
        <w:t>7. Conclusion and Future Work</w:t>
      </w:r>
    </w:p>
    <w:p w14:paraId="22AC47D5"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7.1 Research Contributions</w:t>
      </w:r>
    </w:p>
    <w:p w14:paraId="699B2291" w14:textId="73B28D4C" w:rsidR="006978E7"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This research fills a vital gap in financial sentiment analysis by creating a system that combines multi-source, cross-asset sentiment to identify market regimes. It features a practical two-layer regime detector that combines GARCH(1,1)-based volatility metrics with a Statistical Jump Model for persistence-aware discrete-state classification, extending to asymmetric GARCH-MIDAS. Empirically, it shows consistent support across assets for the connectedness and divergence mechanisms, particularly for H2 and H3 in the reporting analyses. Additionally, it formalizes and operationalizes a lead-time evaluation framework to test whether sentiment structures can predict VIX-confirmed stress transitions. Using four asset classes and multiple text sources, these components establish a reproducible regime-analysis framework with limited claims: H2 and H3 are supported, but global H1 confirmation is not achieved under fixed criteria. </w:t>
      </w:r>
    </w:p>
    <w:p w14:paraId="7F03EB84" w14:textId="6B5EDACD"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The real-time dashboard deployment ensures accessibility for retail investors, traders, and risk managers, potentially reducing the information advantage currently held by institutional players who rely on costly sentiment analysis tools</w:t>
      </w:r>
      <w:r w:rsidR="00BC2661" w:rsidRPr="783F2D85">
        <w:rPr>
          <w:rFonts w:ascii="Times New Roman" w:hAnsi="Times New Roman" w:cs="Times New Roman"/>
          <w:sz w:val="20"/>
          <w:szCs w:val="20"/>
        </w:rPr>
        <w:t>.</w:t>
      </w:r>
    </w:p>
    <w:p w14:paraId="546F2C8D"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7.2 Future Work</w:t>
      </w:r>
    </w:p>
    <w:p w14:paraId="480CF1F7" w14:textId="0F8D904F" w:rsidR="009D0C6E" w:rsidRPr="00896D2E" w:rsidRDefault="006978E7"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Future work should focus on adaptive model weighting, such as IMCA-style recalibration, multimodal </w:t>
      </w:r>
      <w:r w:rsidR="003D60C6" w:rsidRPr="783F2D85">
        <w:rPr>
          <w:rFonts w:ascii="Times New Roman" w:hAnsi="Times New Roman" w:cs="Times New Roman"/>
          <w:sz w:val="20"/>
          <w:szCs w:val="20"/>
        </w:rPr>
        <w:t>signals, such as earnings-call audio, and high-frequency decomposition to determine whether lead-time effects persist</w:t>
      </w:r>
      <w:r w:rsidRPr="783F2D85">
        <w:rPr>
          <w:rFonts w:ascii="Times New Roman" w:hAnsi="Times New Roman" w:cs="Times New Roman"/>
          <w:sz w:val="20"/>
          <w:szCs w:val="20"/>
        </w:rPr>
        <w:t xml:space="preserve"> at intraday levels. The framework could also be expanded to include additional asset classes</w:t>
      </w:r>
      <w:r w:rsidR="003D60C6" w:rsidRPr="783F2D85">
        <w:rPr>
          <w:rFonts w:ascii="Times New Roman" w:hAnsi="Times New Roman" w:cs="Times New Roman"/>
          <w:sz w:val="20"/>
          <w:szCs w:val="20"/>
        </w:rPr>
        <w:t>,</w:t>
      </w:r>
      <w:r w:rsidRPr="783F2D85">
        <w:rPr>
          <w:rFonts w:ascii="Times New Roman" w:hAnsi="Times New Roman" w:cs="Times New Roman"/>
          <w:sz w:val="20"/>
          <w:szCs w:val="20"/>
        </w:rPr>
        <w:t xml:space="preserve"> </w:t>
      </w:r>
      <w:r w:rsidR="003D60C6" w:rsidRPr="783F2D85">
        <w:rPr>
          <w:rFonts w:ascii="Times New Roman" w:hAnsi="Times New Roman" w:cs="Times New Roman"/>
          <w:sz w:val="20"/>
          <w:szCs w:val="20"/>
        </w:rPr>
        <w:t>such as</w:t>
      </w:r>
      <w:r w:rsidRPr="783F2D85">
        <w:rPr>
          <w:rFonts w:ascii="Times New Roman" w:hAnsi="Times New Roman" w:cs="Times New Roman"/>
          <w:sz w:val="20"/>
          <w:szCs w:val="20"/>
        </w:rPr>
        <w:t xml:space="preserve"> bonds and REITs, extended to multilingual financial </w:t>
      </w:r>
      <w:r w:rsidRPr="783F2D85">
        <w:rPr>
          <w:rFonts w:ascii="Times New Roman" w:hAnsi="Times New Roman" w:cs="Times New Roman"/>
          <w:sz w:val="20"/>
          <w:szCs w:val="20"/>
        </w:rPr>
        <w:lastRenderedPageBreak/>
        <w:t xml:space="preserve">discourse, and enhanced with more rigorous causal identification to distinguish sentiment-to-price influence from reverse </w:t>
      </w:r>
      <w:r w:rsidR="003D60C6" w:rsidRPr="783F2D85">
        <w:rPr>
          <w:rFonts w:ascii="Times New Roman" w:hAnsi="Times New Roman" w:cs="Times New Roman"/>
          <w:sz w:val="20"/>
          <w:szCs w:val="20"/>
        </w:rPr>
        <w:t>causality</w:t>
      </w:r>
      <w:r w:rsidR="00BC2661" w:rsidRPr="783F2D85">
        <w:rPr>
          <w:rFonts w:ascii="Times New Roman" w:hAnsi="Times New Roman" w:cs="Times New Roman"/>
          <w:sz w:val="20"/>
          <w:szCs w:val="20"/>
        </w:rPr>
        <w:t>.</w:t>
      </w:r>
    </w:p>
    <w:p w14:paraId="33AB7B48" w14:textId="77777777" w:rsidR="009D0C6E" w:rsidRPr="00896D2E" w:rsidRDefault="00BC2661"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Acknowledgments</w:t>
      </w:r>
    </w:p>
    <w:p w14:paraId="54A537D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Dr. David (King Ip) Lin, PhD - Capstone Advisor</w:t>
      </w:r>
      <w:r>
        <w:br/>
      </w:r>
      <w:r w:rsidRPr="783F2D85">
        <w:rPr>
          <w:rFonts w:ascii="Times New Roman" w:hAnsi="Times New Roman" w:cs="Times New Roman"/>
          <w:sz w:val="20"/>
          <w:szCs w:val="20"/>
        </w:rPr>
        <w:t>Jacquelyn Cheun, PhD - Capstone Professor</w:t>
      </w:r>
      <w:r>
        <w:br/>
      </w:r>
      <w:r w:rsidRPr="783F2D85">
        <w:rPr>
          <w:rFonts w:ascii="Times New Roman" w:hAnsi="Times New Roman" w:cs="Times New Roman"/>
          <w:sz w:val="20"/>
          <w:szCs w:val="20"/>
        </w:rPr>
        <w:t>SMU MANEFRAME team - HPC support</w:t>
      </w:r>
    </w:p>
    <w:p w14:paraId="615D411F" w14:textId="77777777" w:rsidR="009D0C6E" w:rsidRPr="00896D2E" w:rsidRDefault="00BC2661"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References</w:t>
      </w:r>
    </w:p>
    <w:p w14:paraId="51983DAB"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Araci, D. (2019). FinBERT: Financial sentiment analysis with pre-trained language models [Preprint]. arXiv. </w:t>
      </w:r>
      <w:r w:rsidRPr="783F2D85">
        <w:rPr>
          <w:rFonts w:ascii="Times New Roman" w:hAnsi="Times New Roman" w:cs="Times New Roman"/>
          <w:sz w:val="20"/>
          <w:szCs w:val="20"/>
          <w:u w:val="single"/>
        </w:rPr>
        <w:t>https://doi.org/10.48550/arXiv.1908.10063</w:t>
      </w:r>
    </w:p>
    <w:p w14:paraId="5882A92E"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Baker, M., &amp; Wurgler, J. (2007). Investor sentiment in the stock market. Journal of Economic Perspectives, 21(2), 129–151. </w:t>
      </w:r>
      <w:r w:rsidRPr="783F2D85">
        <w:rPr>
          <w:rFonts w:ascii="Times New Roman" w:hAnsi="Times New Roman" w:cs="Times New Roman"/>
          <w:sz w:val="20"/>
          <w:szCs w:val="20"/>
          <w:u w:val="single"/>
        </w:rPr>
        <w:t>https://doi.org/10.1257/jep.21.2.129</w:t>
      </w:r>
    </w:p>
    <w:p w14:paraId="27A11E4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Bollen, J., Mao, H., &amp; Zeng, X. (2011). Twitter mood predicts the stock market. Journal of Computational Science, 2(1), 1–8. </w:t>
      </w:r>
      <w:r w:rsidRPr="783F2D85">
        <w:rPr>
          <w:rFonts w:ascii="Times New Roman" w:hAnsi="Times New Roman" w:cs="Times New Roman"/>
          <w:sz w:val="20"/>
          <w:szCs w:val="20"/>
          <w:u w:val="single"/>
        </w:rPr>
        <w:t>https://doi.org/10.1016/j.jocs.2010.12.007</w:t>
      </w:r>
    </w:p>
    <w:p w14:paraId="6B1472F2"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Caferra, R. (2022). Sentiment spillover and price dynamics: Information flow in the cryptocurrency and stock market. Physica A: Statistical Mechanics and its Applications, 593, 126983. </w:t>
      </w:r>
      <w:r w:rsidRPr="783F2D85">
        <w:rPr>
          <w:rFonts w:ascii="Times New Roman" w:hAnsi="Times New Roman" w:cs="Times New Roman"/>
          <w:sz w:val="20"/>
          <w:szCs w:val="20"/>
          <w:u w:val="single"/>
        </w:rPr>
        <w:t>https://doi.org/10.1016/j.physa.2022.126983</w:t>
      </w:r>
    </w:p>
    <w:p w14:paraId="0A8A9B3D"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Cai, Y., Tang, Z., &amp; Chen, Y. (2024). Can real-time investor sentiment help predict the high-frequency stock returns? Evidence from a mixed-frequency-rolling decomposition forecasting method. North American Journal of Economics and Finance, 70, 102147. </w:t>
      </w:r>
      <w:r w:rsidRPr="783F2D85">
        <w:rPr>
          <w:rFonts w:ascii="Times New Roman" w:hAnsi="Times New Roman" w:cs="Times New Roman"/>
          <w:sz w:val="20"/>
          <w:szCs w:val="20"/>
          <w:u w:val="single"/>
        </w:rPr>
        <w:t>https://doi.org/10.1016/j.najef.2024.102147</w:t>
      </w:r>
    </w:p>
    <w:p w14:paraId="0272273D"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Cao, J., He, G., &amp; Jiao, Y. (2025). Too sensitive to fail: The impact of sentiment connectedness on stock price crash risk. Entropy, 27(4), 345. </w:t>
      </w:r>
      <w:r w:rsidRPr="783F2D85">
        <w:rPr>
          <w:rFonts w:ascii="Times New Roman" w:hAnsi="Times New Roman" w:cs="Times New Roman"/>
          <w:sz w:val="20"/>
          <w:szCs w:val="20"/>
          <w:u w:val="single"/>
        </w:rPr>
        <w:t>https://doi.org/10.3390/e27040345</w:t>
      </w:r>
    </w:p>
    <w:p w14:paraId="70580BD9"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Cicekyurt, E., &amp; Bakal, G. (2025). Enhancing sentiment analysis in stock market tweets through BERT-based knowledge transfer. Computational Economics. </w:t>
      </w:r>
      <w:r w:rsidRPr="783F2D85">
        <w:rPr>
          <w:rFonts w:ascii="Times New Roman" w:hAnsi="Times New Roman" w:cs="Times New Roman"/>
          <w:sz w:val="20"/>
          <w:szCs w:val="20"/>
          <w:u w:val="single"/>
        </w:rPr>
        <w:t>https://doi.org/10.1007/s10614-025-10901-8</w:t>
      </w:r>
    </w:p>
    <w:p w14:paraId="7CCB88FB"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Dakalbab, F., Kumar, A., Talib, M. A., &amp; Nasir, Q. (2025). Advancing forex prediction through multimodal text-driven models and attention mechanisms. Intelligent Systems with Applications, 25, 200518. </w:t>
      </w:r>
      <w:r w:rsidRPr="783F2D85">
        <w:rPr>
          <w:rFonts w:ascii="Times New Roman" w:hAnsi="Times New Roman" w:cs="Times New Roman"/>
          <w:sz w:val="20"/>
          <w:szCs w:val="20"/>
          <w:u w:val="single"/>
        </w:rPr>
        <w:t>https://doi.org/10.1016/j.iswa.2025.200518</w:t>
      </w:r>
    </w:p>
    <w:p w14:paraId="2752ED69"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lastRenderedPageBreak/>
        <w:t xml:space="preserve">Delgadillo, J., Kinyua, J., &amp; Mutigwe, C. (2024). FinSoSent: Advancing financial market sentiment analysis through pretrained large language models. Big Data and Cognitive Computing, 8(8), 87. </w:t>
      </w:r>
      <w:r w:rsidRPr="783F2D85">
        <w:rPr>
          <w:rFonts w:ascii="Times New Roman" w:hAnsi="Times New Roman" w:cs="Times New Roman"/>
          <w:sz w:val="20"/>
          <w:szCs w:val="20"/>
          <w:u w:val="single"/>
        </w:rPr>
        <w:t>https://doi.org/10.3390/bdcc8080087</w:t>
      </w:r>
    </w:p>
    <w:p w14:paraId="336AA219"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Dong, Z., Fan, X., &amp; Peng, Z. (2024). FNSPID: A comprehensive financial news dataset in time series [Preprint]. arXiv. </w:t>
      </w:r>
      <w:r w:rsidRPr="783F2D85">
        <w:rPr>
          <w:rFonts w:ascii="Times New Roman" w:hAnsi="Times New Roman" w:cs="Times New Roman"/>
          <w:sz w:val="20"/>
          <w:szCs w:val="20"/>
          <w:u w:val="single"/>
        </w:rPr>
        <w:t>https://doi.org/10.48550/arXiv.2402.06698</w:t>
      </w:r>
    </w:p>
    <w:p w14:paraId="1CD96177"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Ehsan, A., Habib, S., &amp; Sohail, A. (2025). Financial news sentiment analysis using NLP and machine learning for asset price prediction: A systematic review. VFAST Transactions on Software Engineering. </w:t>
      </w:r>
      <w:r w:rsidRPr="783F2D85">
        <w:rPr>
          <w:rFonts w:ascii="Times New Roman" w:hAnsi="Times New Roman" w:cs="Times New Roman"/>
          <w:sz w:val="20"/>
          <w:szCs w:val="20"/>
          <w:u w:val="single"/>
        </w:rPr>
        <w:t>https://doi.org/10.21015/vtse.v13i3.2165</w:t>
      </w:r>
    </w:p>
    <w:p w14:paraId="5A7CD78A"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Ergun, Z. E., &amp; Sefer, E. (2025). FinSentiment: Predicting financial sentiment through transfer learning. Intelligent Systems in Accounting, Finance and Management, 32(1), e70015. </w:t>
      </w:r>
      <w:r w:rsidRPr="783F2D85">
        <w:rPr>
          <w:rFonts w:ascii="Times New Roman" w:hAnsi="Times New Roman" w:cs="Times New Roman"/>
          <w:sz w:val="20"/>
          <w:szCs w:val="20"/>
          <w:u w:val="single"/>
        </w:rPr>
        <w:t>https://doi.org/10.1002/isaf.70015</w:t>
      </w:r>
    </w:p>
    <w:p w14:paraId="0265A3A6"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Fatouros, G., Soldatos, J., Kouroumali, K., Makridis, G., &amp; Kyriazis, D. (2023). Transforming sentiment analysis in the financial domain with ChatGPT. Machine Learning with Applications, 14, 100508. </w:t>
      </w:r>
      <w:r w:rsidRPr="783F2D85">
        <w:rPr>
          <w:rFonts w:ascii="Times New Roman" w:hAnsi="Times New Roman" w:cs="Times New Roman"/>
          <w:sz w:val="20"/>
          <w:szCs w:val="20"/>
          <w:u w:val="single"/>
        </w:rPr>
        <w:t>https://doi.org/10.1016/j.mlwa.2023.100508</w:t>
      </w:r>
    </w:p>
    <w:p w14:paraId="1043DAF8"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Fottner, A., Okhrin, Y., Pfahler, J., &amp; Wustl, J. (2022). Reddit financial image post sentiment dataset. Data in Brief, 45, 108759. </w:t>
      </w:r>
      <w:r w:rsidRPr="783F2D85">
        <w:rPr>
          <w:rFonts w:ascii="Times New Roman" w:hAnsi="Times New Roman" w:cs="Times New Roman"/>
          <w:sz w:val="20"/>
          <w:szCs w:val="20"/>
          <w:u w:val="single"/>
        </w:rPr>
        <w:t>https://doi.org/10.1016/j.dib.2022.108759</w:t>
      </w:r>
    </w:p>
    <w:p w14:paraId="16341066"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Gu, G., &amp; Song, Y. (2026). Enhancing exchange rate forecasting with contextual sentiment indices: A fine-tuned FinBERT approach. Applied Soft Computing. </w:t>
      </w:r>
      <w:r w:rsidRPr="783F2D85">
        <w:rPr>
          <w:rFonts w:ascii="Times New Roman" w:hAnsi="Times New Roman" w:cs="Times New Roman"/>
          <w:sz w:val="20"/>
          <w:szCs w:val="20"/>
          <w:u w:val="single"/>
        </w:rPr>
        <w:t>https://doi.org/10.1016/j.asoc.2026.114556</w:t>
      </w:r>
    </w:p>
    <w:p w14:paraId="6665DB4A"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Kengmegni, D. L. (2024). Limitations of news sentiment analysis for next-day stock prediction [Preprint]. arXiv. </w:t>
      </w:r>
      <w:r w:rsidRPr="783F2D85">
        <w:rPr>
          <w:rFonts w:ascii="Times New Roman" w:hAnsi="Times New Roman" w:cs="Times New Roman"/>
          <w:sz w:val="20"/>
          <w:szCs w:val="20"/>
          <w:u w:val="single"/>
        </w:rPr>
        <w:t>https://arxiv.org/abs/2411.05791</w:t>
      </w:r>
    </w:p>
    <w:p w14:paraId="6C9A9599"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Keynes, J. M., &amp; Royal Economic Society (Great Britain). (1973). The general theory of employment, interest, and money. Cambridge University Press.</w:t>
      </w:r>
    </w:p>
    <w:p w14:paraId="016A081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Konstantinidis, T., Iacovides, G., Xu, M., Constantinides, T. G., &amp; Mandic, D. (2024). FinLlama: Financial sentiment classification for algorithmic trading applications [Preprint]. arXiv. </w:t>
      </w:r>
      <w:r w:rsidRPr="783F2D85">
        <w:rPr>
          <w:rFonts w:ascii="Times New Roman" w:hAnsi="Times New Roman" w:cs="Times New Roman"/>
          <w:sz w:val="20"/>
          <w:szCs w:val="20"/>
          <w:u w:val="single"/>
        </w:rPr>
        <w:t>https://arxiv.org/abs/2403.12285</w:t>
      </w:r>
    </w:p>
    <w:p w14:paraId="5BC63233"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Kraaijeveld, O., &amp; De Smedt, J. (2020). The predictive power of public Twitter sentiment for forecasting cryptocurrency prices. Journal of International </w:t>
      </w:r>
      <w:r w:rsidRPr="783F2D85">
        <w:rPr>
          <w:rFonts w:ascii="Times New Roman" w:hAnsi="Times New Roman" w:cs="Times New Roman"/>
          <w:sz w:val="20"/>
          <w:szCs w:val="20"/>
        </w:rPr>
        <w:lastRenderedPageBreak/>
        <w:t xml:space="preserve">Financial Markets, Institutions and Money, 65, 101188. </w:t>
      </w:r>
      <w:r w:rsidRPr="783F2D85">
        <w:rPr>
          <w:rFonts w:ascii="Times New Roman" w:hAnsi="Times New Roman" w:cs="Times New Roman"/>
          <w:sz w:val="20"/>
          <w:szCs w:val="20"/>
          <w:u w:val="single"/>
        </w:rPr>
        <w:t>https://doi.org/10.1016/j.intfin.2020.101188</w:t>
      </w:r>
    </w:p>
    <w:p w14:paraId="5D80BD6C"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Liu, C., Arulappan, A., Naha, R., Mahanti, A., Kamruzzaman, J., &amp; Ra, I.-H. (2024). Large language models and sentiment analysis in financial markets: A review, datasets, and case study. IEEE Access, 12, 134041–134061. </w:t>
      </w:r>
      <w:r w:rsidRPr="783F2D85">
        <w:rPr>
          <w:rFonts w:ascii="Times New Roman" w:hAnsi="Times New Roman" w:cs="Times New Roman"/>
          <w:sz w:val="20"/>
          <w:szCs w:val="20"/>
          <w:u w:val="single"/>
        </w:rPr>
        <w:t>https://doi.org/10.1109/ACCESS.2024.3445413</w:t>
      </w:r>
    </w:p>
    <w:p w14:paraId="2EEFB6F2"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Loughran, T., &amp; McDonald, B. (2011). When is a liability not a liability? Textual analysis, dictionaries, and 10-Ks. The Journal of Finance, 66(1), 35–65. </w:t>
      </w:r>
      <w:r w:rsidRPr="783F2D85">
        <w:rPr>
          <w:rFonts w:ascii="Times New Roman" w:hAnsi="Times New Roman" w:cs="Times New Roman"/>
          <w:sz w:val="20"/>
          <w:szCs w:val="20"/>
          <w:u w:val="single"/>
        </w:rPr>
        <w:t>https://doi.org/10.1111/j.1540-6261.2010.01625.x</w:t>
      </w:r>
    </w:p>
    <w:p w14:paraId="3D4A2C2B"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Luo, W., &amp; Gong, D. (2024). Pre-trained large language models for financial sentiment analysis [Preprint]. arXiv. </w:t>
      </w:r>
      <w:r w:rsidRPr="783F2D85">
        <w:rPr>
          <w:rFonts w:ascii="Times New Roman" w:hAnsi="Times New Roman" w:cs="Times New Roman"/>
          <w:sz w:val="20"/>
          <w:szCs w:val="20"/>
          <w:u w:val="single"/>
        </w:rPr>
        <w:t>https://arxiv.org/abs/2401.05215</w:t>
      </w:r>
    </w:p>
    <w:p w14:paraId="618D47A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Mahendran, M., Gokul, A., Lakshmi, P. S., &amp; Preethi, S. (2025). Comparative advances in financial sentiment analysis: A review of BERT, FinBERT, and large language models. In 2025 International Conference on Devices, Circuits and IoT (IDCIoT) (pp. 1–6). IEEE. </w:t>
      </w:r>
      <w:r w:rsidRPr="783F2D85">
        <w:rPr>
          <w:rFonts w:ascii="Times New Roman" w:hAnsi="Times New Roman" w:cs="Times New Roman"/>
          <w:sz w:val="20"/>
          <w:szCs w:val="20"/>
          <w:u w:val="single"/>
        </w:rPr>
        <w:t>https://doi.org/10.1109/idciot64235.2025.10914764</w:t>
      </w:r>
    </w:p>
    <w:p w14:paraId="0403EB28"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Micaletti, R. C. (2022). Relative sentiment and machine learning for tactical asset allocation. SSRN Electronic Journal. </w:t>
      </w:r>
      <w:r w:rsidRPr="783F2D85">
        <w:rPr>
          <w:rFonts w:ascii="Times New Roman" w:hAnsi="Times New Roman" w:cs="Times New Roman"/>
          <w:sz w:val="20"/>
          <w:szCs w:val="20"/>
          <w:u w:val="single"/>
        </w:rPr>
        <w:t>https://doi.org/10.2139/ssrn.3475258</w:t>
      </w:r>
    </w:p>
    <w:p w14:paraId="25610432"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Mishev, K., Gjorgjevikj, A., Vodenska, I., Chitkushev, L. T., &amp; Trajanov, D. (2020). Evaluation of sentiment analysis in finance: From lexicons to transformers. IEEE Access, 8, 131662–131682. </w:t>
      </w:r>
      <w:r w:rsidRPr="783F2D85">
        <w:rPr>
          <w:rFonts w:ascii="Times New Roman" w:hAnsi="Times New Roman" w:cs="Times New Roman"/>
          <w:sz w:val="20"/>
          <w:szCs w:val="20"/>
          <w:u w:val="single"/>
        </w:rPr>
        <w:t>https://doi.org/10.1109/ACCESS.2020.3009626</w:t>
      </w:r>
    </w:p>
    <w:p w14:paraId="15EAC184"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Moradi-Kamali, H., Rajabi-Ghozlou, M.-H., Ghazavi, M., Soltani, A., Sattarzadeh, A., &amp; Entezari-Maleki, R. (2025). Market-derived financial sentiment analysis: Context-aware language models for crypto forecasting [Preprint]. arXiv. </w:t>
      </w:r>
      <w:r w:rsidRPr="783F2D85">
        <w:rPr>
          <w:rFonts w:ascii="Times New Roman" w:hAnsi="Times New Roman" w:cs="Times New Roman"/>
          <w:sz w:val="20"/>
          <w:szCs w:val="20"/>
          <w:u w:val="single"/>
        </w:rPr>
        <w:t>https://doi.org/10.48550/arXiv.2502.14897</w:t>
      </w:r>
    </w:p>
    <w:p w14:paraId="6A0EA623"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Nasiopoulos, D. K., Roumeliotis, K. I., Sakas, D. P., &amp; Athanasopoulou, N. I. (2025). Financial sentiment analysis and classification: A comparative study of fine-tuned deep learning models. International Journal of Financial Studies, 13(2), 75. </w:t>
      </w:r>
      <w:r w:rsidRPr="783F2D85">
        <w:rPr>
          <w:rFonts w:ascii="Times New Roman" w:hAnsi="Times New Roman" w:cs="Times New Roman"/>
          <w:sz w:val="20"/>
          <w:szCs w:val="20"/>
          <w:u w:val="single"/>
        </w:rPr>
        <w:t>https://doi.org/10.3390/ijfs13020075</w:t>
      </w:r>
    </w:p>
    <w:p w14:paraId="4F088DF7"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Nyakurukwa, K., &amp; Seetharam, Y. (2025). Investor sentiment networks: Mapping connectedness in DJIA stocks. Financial Innovation, 11(1), 4. </w:t>
      </w:r>
      <w:r w:rsidRPr="783F2D85">
        <w:rPr>
          <w:rFonts w:ascii="Times New Roman" w:hAnsi="Times New Roman" w:cs="Times New Roman"/>
          <w:sz w:val="20"/>
          <w:szCs w:val="20"/>
          <w:u w:val="single"/>
        </w:rPr>
        <w:t>https://doi.org/10.1186/s40854-024-00675-7</w:t>
      </w:r>
    </w:p>
    <w:p w14:paraId="163B233C"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lastRenderedPageBreak/>
        <w:t xml:space="preserve">Olaiyapo, O. E. (2024). Applying news and media sentiment analysis for generating forex trading signals. Review of Business and Economics Studies, 11(4), 84–94. </w:t>
      </w:r>
      <w:r w:rsidRPr="783F2D85">
        <w:rPr>
          <w:rFonts w:ascii="Times New Roman" w:hAnsi="Times New Roman" w:cs="Times New Roman"/>
          <w:sz w:val="20"/>
          <w:szCs w:val="20"/>
          <w:u w:val="single"/>
        </w:rPr>
        <w:t>https://doi.org/10.26794/2308-944X-2023-11-4-84-94</w:t>
      </w:r>
    </w:p>
    <w:p w14:paraId="75C37ADA"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Pankwaen, K., Thongkairat, S., &amp; Saijai, W. (2025). Global cross-market trading optimization using an iterative combined algorithm: A multi-asset approach with stocks and cryptocurrencies. Mathematics, 13(8), 1317. </w:t>
      </w:r>
      <w:r w:rsidRPr="783F2D85">
        <w:rPr>
          <w:rFonts w:ascii="Times New Roman" w:hAnsi="Times New Roman" w:cs="Times New Roman"/>
          <w:sz w:val="20"/>
          <w:szCs w:val="20"/>
          <w:u w:val="single"/>
        </w:rPr>
        <w:t>https://doi.org/10.3390/math13081317</w:t>
      </w:r>
    </w:p>
    <w:p w14:paraId="674CF707"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Raheman, A., Kolonin, A., Fridkin, I., Ansari, W., Vishwas, M., Tulabandhula, T., &amp; Bahrami, S. (2022). Social media sentiment analysis for cryptocurrency market prediction [Preprint]. arXiv. </w:t>
      </w:r>
      <w:r w:rsidRPr="783F2D85">
        <w:rPr>
          <w:rFonts w:ascii="Times New Roman" w:hAnsi="Times New Roman" w:cs="Times New Roman"/>
          <w:sz w:val="20"/>
          <w:szCs w:val="20"/>
          <w:u w:val="single"/>
        </w:rPr>
        <w:t>https://arxiv.org/abs/2204.10185</w:t>
      </w:r>
    </w:p>
    <w:p w14:paraId="0EADAEB9"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Renault, T. (2017). Intraday online investor sentiment and return patterns in the U.S. stock market. Journal of Banking &amp; Finance, 84, 25–40. </w:t>
      </w:r>
      <w:r w:rsidRPr="783F2D85">
        <w:rPr>
          <w:rFonts w:ascii="Times New Roman" w:hAnsi="Times New Roman" w:cs="Times New Roman"/>
          <w:sz w:val="20"/>
          <w:szCs w:val="20"/>
          <w:u w:val="single"/>
        </w:rPr>
        <w:t>https://doi.org/10.1016/j.jbankfin.2017.07.002</w:t>
      </w:r>
    </w:p>
    <w:p w14:paraId="3814A741"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Roumeliotis, K. I., Nasiopoulos, D. K., &amp; Tselikas, N. D. (2024). LLMs and NLP models in cryptocurrency sentiment analysis: A comparative classification study. Big Data and Cognitive Computing, 8(6), 63. </w:t>
      </w:r>
      <w:r w:rsidRPr="783F2D85">
        <w:rPr>
          <w:rFonts w:ascii="Times New Roman" w:hAnsi="Times New Roman" w:cs="Times New Roman"/>
          <w:sz w:val="20"/>
          <w:szCs w:val="20"/>
          <w:u w:val="single"/>
        </w:rPr>
        <w:t>https://doi.org/10.3390/bdcc8060063</w:t>
      </w:r>
    </w:p>
    <w:p w14:paraId="0B613D5C"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Sarfarazurrehman, S., Mane, V., &amp; Doshi, A. (2025). AI and machine learning models in cross-asset class investment risk analysis: A case study of real estate and equities markets. In 2025 IEEE International Conference on Smart Systems and Applications (ICSSAS) (pp. 1–6). IEEE. </w:t>
      </w:r>
      <w:r w:rsidRPr="783F2D85">
        <w:rPr>
          <w:rFonts w:ascii="Times New Roman" w:hAnsi="Times New Roman" w:cs="Times New Roman"/>
          <w:sz w:val="20"/>
          <w:szCs w:val="20"/>
          <w:u w:val="single"/>
        </w:rPr>
        <w:t>https://doi.org/10.1109/icssas66150.2025.11081061</w:t>
      </w:r>
    </w:p>
    <w:p w14:paraId="2C7BB69C"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Shao, Z., Yao, X., Chen, F., Wang, Z., &amp; Gao, J. (2024). Revisiting time-varying dynamics in stock market forecasting: A multi-source sentiment analysis approach with large language models. Decision Support Systems, 187, 114362. </w:t>
      </w:r>
      <w:r w:rsidRPr="783F2D85">
        <w:rPr>
          <w:rFonts w:ascii="Times New Roman" w:hAnsi="Times New Roman" w:cs="Times New Roman"/>
          <w:sz w:val="20"/>
          <w:szCs w:val="20"/>
          <w:u w:val="single"/>
        </w:rPr>
        <w:t>https://doi.org/10.1016/j.dss.2024.114362</w:t>
      </w:r>
    </w:p>
    <w:p w14:paraId="21193D64"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Shen, Y., &amp; Zhang, P. K. (2024). Financial sentiment analysis on news and reports using large language models and FinBERT. In IEEE International Conference on Power, Intelligent Computing and Systems (pp. 717–721). IEEE. </w:t>
      </w:r>
      <w:r w:rsidRPr="783F2D85">
        <w:rPr>
          <w:rFonts w:ascii="Times New Roman" w:hAnsi="Times New Roman" w:cs="Times New Roman"/>
          <w:sz w:val="20"/>
          <w:szCs w:val="20"/>
          <w:u w:val="single"/>
        </w:rPr>
        <w:t>https://doi.org/10.1109/ICPICS62053.2024.10796670</w:t>
      </w:r>
    </w:p>
    <w:p w14:paraId="6054DA13"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Shi, C. (2025). Understanding gold and dollar price movements: A sentiment-based GARCH-MIDAS approach. In Proceedings of the 2025 International Conference on Economics and Business Management (p. 47). </w:t>
      </w:r>
      <w:r w:rsidRPr="783F2D85">
        <w:rPr>
          <w:rFonts w:ascii="Times New Roman" w:hAnsi="Times New Roman" w:cs="Times New Roman"/>
          <w:sz w:val="20"/>
          <w:szCs w:val="20"/>
          <w:u w:val="single"/>
        </w:rPr>
        <w:t>https://doi.org/10.2991/978-94-6463-835-6_47</w:t>
      </w:r>
    </w:p>
    <w:p w14:paraId="323F064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lastRenderedPageBreak/>
        <w:t xml:space="preserve">Shu, Y., Yu, C., &amp; Mulvey, J. M. (2024). Downside risk reduction using regime-switching signals: A statistical jump model approach. Journal of Asset Management, 25(5), 493–507. </w:t>
      </w:r>
      <w:r w:rsidRPr="783F2D85">
        <w:rPr>
          <w:rFonts w:ascii="Times New Roman" w:hAnsi="Times New Roman" w:cs="Times New Roman"/>
          <w:sz w:val="20"/>
          <w:szCs w:val="20"/>
          <w:u w:val="single"/>
        </w:rPr>
        <w:t>https://doi.org/10.1057/s41260-024-00376-x</w:t>
      </w:r>
    </w:p>
    <w:p w14:paraId="36E1E4C2"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Sibande, X., Gupta, R., Demirer, R., &amp; Bouri, E. (2021). Investor sentiment and (anti) herding in the currency market: Evidence from Twitter feed data. Journal of Behavioral Finance, 24(1), 56–72. </w:t>
      </w:r>
      <w:r w:rsidRPr="783F2D85">
        <w:rPr>
          <w:rFonts w:ascii="Times New Roman" w:hAnsi="Times New Roman" w:cs="Times New Roman"/>
          <w:sz w:val="20"/>
          <w:szCs w:val="20"/>
          <w:u w:val="single"/>
        </w:rPr>
        <w:t>https://doi.org/10.1080/15427560.2021.1917579</w:t>
      </w:r>
    </w:p>
    <w:p w14:paraId="1311BB13"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Suárez-Cetrulo, A. L., Quintana, D., &amp; Cervantes, A. (2023). Machine learning for financial prediction under regime change using technical analysis: A systematic review. International Journal of Interactive Multimedia and Artificial Intelligence, 8(2), 117–138. </w:t>
      </w:r>
      <w:r w:rsidRPr="783F2D85">
        <w:rPr>
          <w:rFonts w:ascii="Times New Roman" w:hAnsi="Times New Roman" w:cs="Times New Roman"/>
          <w:sz w:val="20"/>
          <w:szCs w:val="20"/>
          <w:u w:val="single"/>
        </w:rPr>
        <w:t>https://doi.org/10.9781/ijimai.2023.06.003</w:t>
      </w:r>
    </w:p>
    <w:p w14:paraId="2A427E27"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Sun, Y., Yuan, H., &amp; Xu, F. (2025). Financial sentiment analysis for pre-trained language models incorporating dictionary knowledge and neutral features. Natural Language Processing Journal, 10, 100148. </w:t>
      </w:r>
      <w:r w:rsidRPr="783F2D85">
        <w:rPr>
          <w:rFonts w:ascii="Times New Roman" w:hAnsi="Times New Roman" w:cs="Times New Roman"/>
          <w:sz w:val="20"/>
          <w:szCs w:val="20"/>
          <w:u w:val="single"/>
        </w:rPr>
        <w:t>https://doi.org/10.1016/j.nlp.2025.100148</w:t>
      </w:r>
    </w:p>
    <w:p w14:paraId="53EE6520"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Todd, A., Bowden, J., &amp; Moshfeghi, Y. (2024). Text-based sentiment analysis in finance: Synthesising the existing literature and exploring future directions. Intelligent Systems in Accounting, Finance and Management. </w:t>
      </w:r>
      <w:r w:rsidRPr="783F2D85">
        <w:rPr>
          <w:rFonts w:ascii="Times New Roman" w:hAnsi="Times New Roman" w:cs="Times New Roman"/>
          <w:sz w:val="20"/>
          <w:szCs w:val="20"/>
          <w:u w:val="single"/>
        </w:rPr>
        <w:t>https://doi.org/10.1002/isaf.1549</w:t>
      </w:r>
    </w:p>
    <w:p w14:paraId="7BAA56FC"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Trushkovskyi, V. (2025). Application of social media sentiment analysis for stock price prediction. SSRN Electronic Journal. </w:t>
      </w:r>
      <w:r w:rsidRPr="783F2D85">
        <w:rPr>
          <w:rFonts w:ascii="Times New Roman" w:hAnsi="Times New Roman" w:cs="Times New Roman"/>
          <w:sz w:val="20"/>
          <w:szCs w:val="20"/>
          <w:u w:val="single"/>
        </w:rPr>
        <w:t>https://doi.org/10.57017/jaes.v20.3(89).11</w:t>
      </w:r>
    </w:p>
    <w:p w14:paraId="50D803F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Wang, X., Wang, R., &amp; Zhang, Y. (2024). Cross-asset momentum and the hybrid fund transmission mechanism in China’s stock and bond markets. PLOS ONE, 19(3), e0300781. </w:t>
      </w:r>
      <w:r w:rsidRPr="783F2D85">
        <w:rPr>
          <w:rFonts w:ascii="Times New Roman" w:hAnsi="Times New Roman" w:cs="Times New Roman"/>
          <w:sz w:val="20"/>
          <w:szCs w:val="20"/>
          <w:u w:val="single"/>
        </w:rPr>
        <w:t>https://doi.org/10.1371/journal.pone.0300781</w:t>
      </w:r>
    </w:p>
    <w:p w14:paraId="0A1E309F"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Xu, W., Xiang, D., Liu, Y., Wang, X., Ma, Y., Zhang, L., Hu, S., Xu, C., &amp; Zhang, J. (2025). FinMultiTime: A four-modal bilingual dataset for financial time-series analysis [Preprint]. arXiv. </w:t>
      </w:r>
      <w:r w:rsidRPr="783F2D85">
        <w:rPr>
          <w:rFonts w:ascii="Times New Roman" w:hAnsi="Times New Roman" w:cs="Times New Roman"/>
          <w:sz w:val="20"/>
          <w:szCs w:val="20"/>
          <w:u w:val="single"/>
        </w:rPr>
        <w:t>https://doi.org/10.48550/arXiv.2506.05019</w:t>
      </w:r>
    </w:p>
    <w:p w14:paraId="433BF537"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 xml:space="preserve">Yang, J., Tang, Y., Li, Y., Zhang, L., &amp; Zhang, H. (2025). Cross-asset risk management: Integrating LLMs for real-time monitoring of equity, fixed income, and currency markets [Preprint]. arXiv. </w:t>
      </w:r>
      <w:r w:rsidRPr="783F2D85">
        <w:rPr>
          <w:rFonts w:ascii="Times New Roman" w:hAnsi="Times New Roman" w:cs="Times New Roman"/>
          <w:sz w:val="20"/>
          <w:szCs w:val="20"/>
          <w:u w:val="single"/>
        </w:rPr>
        <w:t>https://arxiv.org/abs/2504.04292</w:t>
      </w:r>
    </w:p>
    <w:p w14:paraId="6E3B1452" w14:textId="77777777"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lastRenderedPageBreak/>
        <w:t xml:space="preserve">Zhang, R., Yi, C., &amp; Chen, Y. (2020). Explainable machine learning for regime-based asset allocation. In 2020 IEEE International Conference on Big Data (pp. 5480–5485). IEEE. </w:t>
      </w:r>
      <w:r w:rsidRPr="783F2D85">
        <w:rPr>
          <w:rFonts w:ascii="Times New Roman" w:hAnsi="Times New Roman" w:cs="Times New Roman"/>
          <w:sz w:val="20"/>
          <w:szCs w:val="20"/>
          <w:u w:val="single"/>
        </w:rPr>
        <w:t>https://doi.org/10.1109/BigData50022.2020.9378332</w:t>
      </w:r>
    </w:p>
    <w:p w14:paraId="6B8789B8" w14:textId="77777777" w:rsidR="009D0C6E" w:rsidRPr="00896D2E" w:rsidRDefault="00BC2661" w:rsidP="007748AA">
      <w:pPr>
        <w:spacing w:after="278"/>
        <w:rPr>
          <w:rFonts w:ascii="Times New Roman" w:hAnsi="Times New Roman" w:cs="Times New Roman"/>
          <w:sz w:val="20"/>
          <w:szCs w:val="20"/>
        </w:rPr>
      </w:pPr>
      <w:r w:rsidRPr="783F2D85">
        <w:rPr>
          <w:rFonts w:ascii="Times New Roman" w:hAnsi="Times New Roman" w:cs="Times New Roman"/>
          <w:b/>
          <w:bCs/>
          <w:sz w:val="20"/>
          <w:szCs w:val="20"/>
        </w:rPr>
        <w:t>Appendix A. Reproducibility Commands and Run Registry</w:t>
      </w:r>
    </w:p>
    <w:p w14:paraId="49BB4251" w14:textId="77777777"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A.1 Canonical Run Registry</w:t>
      </w:r>
    </w:p>
    <w:tbl>
      <w:tblPr>
        <w:tblStyle w:val="TableGrid"/>
        <w:tblW w:w="0" w:type="auto"/>
        <w:tblLook w:val="04A0" w:firstRow="1" w:lastRow="0" w:firstColumn="1" w:lastColumn="0" w:noHBand="0" w:noVBand="1"/>
      </w:tblPr>
      <w:tblGrid>
        <w:gridCol w:w="2394"/>
        <w:gridCol w:w="4076"/>
      </w:tblGrid>
      <w:tr w:rsidR="0022797A" w:rsidRPr="0022797A" w14:paraId="64775AAD" w14:textId="77777777" w:rsidTr="783F2D85">
        <w:tc>
          <w:tcPr>
            <w:tcW w:w="3235" w:type="dxa"/>
          </w:tcPr>
          <w:p w14:paraId="20281624" w14:textId="77777777" w:rsidR="0022797A" w:rsidRPr="00896D2E" w:rsidRDefault="0022797A">
            <w:pPr>
              <w:rPr>
                <w:rFonts w:ascii="Times New Roman" w:hAnsi="Times New Roman" w:cs="Times New Roman"/>
                <w:sz w:val="20"/>
                <w:szCs w:val="20"/>
              </w:rPr>
              <w:pPrChange w:id="977" w:author="Rocha, Jonathan" w:date="2026-02-17T19:19:00Z" w16du:dateUtc="2026-02-18T01:19:00Z">
                <w:pPr>
                  <w:jc w:val="center"/>
                </w:pPr>
              </w:pPrChange>
            </w:pPr>
            <w:r w:rsidRPr="783F2D85">
              <w:rPr>
                <w:rFonts w:ascii="Times New Roman" w:hAnsi="Times New Roman" w:cs="Times New Roman"/>
                <w:b/>
                <w:bCs/>
                <w:sz w:val="20"/>
                <w:szCs w:val="20"/>
              </w:rPr>
              <w:t>Analysis Component</w:t>
            </w:r>
          </w:p>
        </w:tc>
        <w:tc>
          <w:tcPr>
            <w:tcW w:w="3235" w:type="dxa"/>
          </w:tcPr>
          <w:p w14:paraId="3CE6271D" w14:textId="77777777" w:rsidR="0022797A" w:rsidRPr="00896D2E" w:rsidRDefault="0022797A">
            <w:pPr>
              <w:rPr>
                <w:rFonts w:ascii="Times New Roman" w:hAnsi="Times New Roman" w:cs="Times New Roman"/>
                <w:sz w:val="20"/>
                <w:szCs w:val="20"/>
              </w:rPr>
              <w:pPrChange w:id="978" w:author="Rocha, Jonathan" w:date="2026-02-17T19:19:00Z" w16du:dateUtc="2026-02-18T01:19:00Z">
                <w:pPr>
                  <w:jc w:val="center"/>
                </w:pPr>
              </w:pPrChange>
            </w:pPr>
            <w:r w:rsidRPr="783F2D85">
              <w:rPr>
                <w:rFonts w:ascii="Times New Roman" w:hAnsi="Times New Roman" w:cs="Times New Roman"/>
                <w:b/>
                <w:bCs/>
                <w:sz w:val="20"/>
                <w:szCs w:val="20"/>
              </w:rPr>
              <w:t>Artifact ID(s)</w:t>
            </w:r>
          </w:p>
        </w:tc>
      </w:tr>
      <w:tr w:rsidR="0022797A" w:rsidRPr="0022797A" w14:paraId="0CD9C72E" w14:textId="77777777" w:rsidTr="783F2D85">
        <w:tc>
          <w:tcPr>
            <w:tcW w:w="3235" w:type="dxa"/>
          </w:tcPr>
          <w:p w14:paraId="51DE8234"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Canonical reporting configuration</w:t>
            </w:r>
          </w:p>
        </w:tc>
        <w:tc>
          <w:tcPr>
            <w:tcW w:w="3235" w:type="dxa"/>
          </w:tcPr>
          <w:p w14:paraId="6035D92F"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validation_20260216_013107</w:t>
            </w:r>
          </w:p>
        </w:tc>
      </w:tr>
      <w:tr w:rsidR="0022797A" w:rsidRPr="0022797A" w14:paraId="2B4E2110" w14:textId="77777777" w:rsidTr="783F2D85">
        <w:tc>
          <w:tcPr>
            <w:tcW w:w="3235" w:type="dxa"/>
          </w:tcPr>
          <w:p w14:paraId="19BAE0CB"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Baseline proxy-network comparison</w:t>
            </w:r>
          </w:p>
        </w:tc>
        <w:tc>
          <w:tcPr>
            <w:tcW w:w="3235" w:type="dxa"/>
          </w:tcPr>
          <w:p w14:paraId="314E7E40"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validation_20260216_012920</w:t>
            </w:r>
          </w:p>
        </w:tc>
      </w:tr>
      <w:tr w:rsidR="0022797A" w:rsidRPr="0022797A" w14:paraId="7C0F2B82" w14:textId="77777777" w:rsidTr="783F2D85">
        <w:tc>
          <w:tcPr>
            <w:tcW w:w="3235" w:type="dxa"/>
          </w:tcPr>
          <w:p w14:paraId="6F57250C"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Volatility upgrade comparison</w:t>
            </w:r>
          </w:p>
        </w:tc>
        <w:tc>
          <w:tcPr>
            <w:tcW w:w="3235" w:type="dxa"/>
          </w:tcPr>
          <w:p w14:paraId="7D352D13"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validation_20260216_012945</w:t>
            </w:r>
          </w:p>
        </w:tc>
      </w:tr>
      <w:tr w:rsidR="0022797A" w:rsidRPr="0022797A" w14:paraId="7DED061E" w14:textId="77777777" w:rsidTr="783F2D85">
        <w:tc>
          <w:tcPr>
            <w:tcW w:w="3235" w:type="dxa"/>
          </w:tcPr>
          <w:p w14:paraId="6D0512EF"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Full-network parameter checks</w:t>
            </w:r>
          </w:p>
        </w:tc>
        <w:tc>
          <w:tcPr>
            <w:tcW w:w="3235" w:type="dxa"/>
          </w:tcPr>
          <w:p w14:paraId="76B44CA3"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validation_20260216_013134, validation_20260216_013203, validation_20260216_013252</w:t>
            </w:r>
          </w:p>
        </w:tc>
      </w:tr>
      <w:tr w:rsidR="0022797A" w:rsidRPr="0022797A" w14:paraId="1F868388" w14:textId="77777777" w:rsidTr="783F2D85">
        <w:tc>
          <w:tcPr>
            <w:tcW w:w="3235" w:type="dxa"/>
          </w:tcPr>
          <w:p w14:paraId="0910A550"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Lagged-feature robustness</w:t>
            </w:r>
          </w:p>
        </w:tc>
        <w:tc>
          <w:tcPr>
            <w:tcW w:w="3235" w:type="dxa"/>
          </w:tcPr>
          <w:p w14:paraId="5EA29DA4"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validation_20260215_225156, validation_20260216_002914, robustness_seed11/42/77</w:t>
            </w:r>
          </w:p>
        </w:tc>
      </w:tr>
      <w:tr w:rsidR="0022797A" w:rsidRPr="0022797A" w14:paraId="5FACF72C" w14:textId="77777777" w:rsidTr="783F2D85">
        <w:tc>
          <w:tcPr>
            <w:tcW w:w="3235" w:type="dxa"/>
          </w:tcPr>
          <w:p w14:paraId="0670C1EA"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Subperiod checks</w:t>
            </w:r>
          </w:p>
        </w:tc>
        <w:tc>
          <w:tcPr>
            <w:tcW w:w="3235" w:type="dxa"/>
          </w:tcPr>
          <w:p w14:paraId="2ECBE8C1"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validation_20260216_013807, validation_20260216_013829, validation_20260216_013837</w:t>
            </w:r>
          </w:p>
        </w:tc>
      </w:tr>
      <w:tr w:rsidR="0022797A" w:rsidRPr="0022797A" w14:paraId="6CF1E3B9" w14:textId="77777777" w:rsidTr="783F2D85">
        <w:tc>
          <w:tcPr>
            <w:tcW w:w="3235" w:type="dxa"/>
          </w:tcPr>
          <w:p w14:paraId="099342A2"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H1 transform checks</w:t>
            </w:r>
          </w:p>
        </w:tc>
        <w:tc>
          <w:tcPr>
            <w:tcW w:w="3235" w:type="dxa"/>
          </w:tcPr>
          <w:p w14:paraId="716FE6B0"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validation_20260216_014501, validation_20260216_014530, validation_20260216_014558</w:t>
            </w:r>
          </w:p>
        </w:tc>
      </w:tr>
      <w:tr w:rsidR="0022797A" w:rsidRPr="0022797A" w14:paraId="263255FE" w14:textId="77777777" w:rsidTr="783F2D85">
        <w:tc>
          <w:tcPr>
            <w:tcW w:w="3235" w:type="dxa"/>
          </w:tcPr>
          <w:p w14:paraId="16BA1EBB"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Event-conditioned H1 probe</w:t>
            </w:r>
          </w:p>
        </w:tc>
        <w:tc>
          <w:tcPr>
            <w:tcW w:w="3235" w:type="dxa"/>
          </w:tcPr>
          <w:p w14:paraId="7D399C69" w14:textId="77777777" w:rsidR="0022797A" w:rsidRPr="009D3D00" w:rsidRDefault="0022797A" w:rsidP="007748AA">
            <w:pPr>
              <w:rPr>
                <w:rFonts w:ascii="Consolas" w:hAnsi="Consolas" w:cs="Consolas"/>
                <w:sz w:val="18"/>
                <w:szCs w:val="18"/>
              </w:rPr>
            </w:pPr>
            <w:r w:rsidRPr="783F2D85">
              <w:rPr>
                <w:rFonts w:ascii="Consolas" w:hAnsi="Consolas" w:cs="Consolas"/>
                <w:sz w:val="18"/>
                <w:szCs w:val="18"/>
              </w:rPr>
              <w:t>h1_event_probe_20260216_015024</w:t>
            </w:r>
          </w:p>
        </w:tc>
      </w:tr>
      <w:tr w:rsidR="0022797A" w:rsidRPr="0022797A" w14:paraId="7C010BA8" w14:textId="77777777" w:rsidTr="783F2D85">
        <w:tc>
          <w:tcPr>
            <w:tcW w:w="3235" w:type="dxa"/>
          </w:tcPr>
          <w:p w14:paraId="7419AFB0" w14:textId="77777777" w:rsidR="0022797A" w:rsidRPr="00896D2E" w:rsidRDefault="0022797A" w:rsidP="007748AA">
            <w:pPr>
              <w:rPr>
                <w:rFonts w:ascii="Times New Roman" w:hAnsi="Times New Roman" w:cs="Times New Roman"/>
                <w:sz w:val="20"/>
                <w:szCs w:val="20"/>
              </w:rPr>
            </w:pPr>
            <w:r w:rsidRPr="783F2D85">
              <w:rPr>
                <w:rFonts w:ascii="Times New Roman" w:hAnsi="Times New Roman" w:cs="Times New Roman"/>
                <w:sz w:val="20"/>
                <w:szCs w:val="20"/>
              </w:rPr>
              <w:t>Locked confirmation V1/V2/V3</w:t>
            </w:r>
          </w:p>
        </w:tc>
        <w:tc>
          <w:tcPr>
            <w:tcW w:w="3235" w:type="dxa"/>
          </w:tcPr>
          <w:p w14:paraId="1875D88B" w14:textId="77777777" w:rsidR="0022797A" w:rsidRPr="009D3D00" w:rsidRDefault="0022797A" w:rsidP="007748AA">
            <w:pPr>
              <w:keepNext/>
              <w:rPr>
                <w:rFonts w:ascii="Consolas" w:hAnsi="Consolas" w:cs="Consolas"/>
                <w:sz w:val="18"/>
                <w:szCs w:val="18"/>
              </w:rPr>
            </w:pPr>
            <w:r w:rsidRPr="783F2D85">
              <w:rPr>
                <w:rFonts w:ascii="Consolas" w:hAnsi="Consolas" w:cs="Consolas"/>
                <w:sz w:val="18"/>
                <w:szCs w:val="18"/>
              </w:rPr>
              <w:t>h1_locked_confirmation_20260216_020514, h1_locked_confirmation_20260216_021242, h1_locked_confirmation_20260216_022558</w:t>
            </w:r>
          </w:p>
        </w:tc>
      </w:tr>
    </w:tbl>
    <w:p w14:paraId="4F2930F4" w14:textId="023D1E04" w:rsidR="0022797A" w:rsidRPr="0022797A" w:rsidDel="007748AA" w:rsidRDefault="0022797A" w:rsidP="007748AA">
      <w:pPr>
        <w:pStyle w:val="Caption"/>
        <w:rPr>
          <w:del w:id="979" w:author="Rocha, Jonathan" w:date="2026-02-17T19:20:00Z" w16du:dateUtc="2026-02-18T01:20:00Z"/>
          <w:color w:val="auto"/>
        </w:rPr>
      </w:pPr>
      <w:del w:id="980" w:author="Rocha, Jonathan" w:date="2026-02-17T19:20:00Z" w16du:dateUtc="2026-02-18T01:20:00Z">
        <w:r w:rsidRPr="783F2D85" w:rsidDel="007748AA">
          <w:rPr>
            <w:color w:val="auto"/>
          </w:rPr>
          <w:delText>Table A.1 Canonical Run Registry</w:delText>
        </w:r>
      </w:del>
    </w:p>
    <w:p w14:paraId="621992B6" w14:textId="77777777" w:rsidR="00686DB9" w:rsidRDefault="00686DB9" w:rsidP="007748AA">
      <w:pPr>
        <w:spacing w:after="287"/>
        <w:rPr>
          <w:rFonts w:ascii="Times New Roman" w:hAnsi="Times New Roman" w:cs="Times New Roman"/>
          <w:b/>
          <w:bCs/>
          <w:sz w:val="24"/>
          <w:szCs w:val="24"/>
        </w:rPr>
      </w:pPr>
    </w:p>
    <w:p w14:paraId="4877A85F" w14:textId="0A1E4DDA" w:rsidR="009D0C6E" w:rsidRPr="00896D2E" w:rsidRDefault="00BC2661" w:rsidP="007748AA">
      <w:pPr>
        <w:spacing w:after="287"/>
        <w:rPr>
          <w:rFonts w:ascii="Times New Roman" w:hAnsi="Times New Roman" w:cs="Times New Roman"/>
          <w:sz w:val="20"/>
          <w:szCs w:val="20"/>
        </w:rPr>
      </w:pPr>
      <w:r w:rsidRPr="783F2D85">
        <w:rPr>
          <w:rFonts w:ascii="Times New Roman" w:hAnsi="Times New Roman" w:cs="Times New Roman"/>
          <w:b/>
          <w:bCs/>
          <w:sz w:val="20"/>
          <w:szCs w:val="20"/>
        </w:rPr>
        <w:t>A.2 Reproducibility Commands</w:t>
      </w:r>
    </w:p>
    <w:p w14:paraId="31832F49" w14:textId="77777777" w:rsidR="009D0C6E" w:rsidRPr="00896D2E" w:rsidRDefault="00BC2661" w:rsidP="007748AA">
      <w:pPr>
        <w:spacing w:after="319"/>
        <w:rPr>
          <w:rFonts w:ascii="Times New Roman" w:hAnsi="Times New Roman" w:cs="Times New Roman"/>
          <w:sz w:val="20"/>
          <w:szCs w:val="20"/>
        </w:rPr>
      </w:pPr>
      <w:r w:rsidRPr="783F2D85">
        <w:rPr>
          <w:rFonts w:ascii="Times New Roman" w:hAnsi="Times New Roman" w:cs="Times New Roman"/>
          <w:b/>
          <w:bCs/>
          <w:sz w:val="20"/>
          <w:szCs w:val="20"/>
        </w:rPr>
        <w:t>A.2.1 Canonical Validation Execution</w:t>
      </w:r>
    </w:p>
    <w:p w14:paraId="39EFF7A9" w14:textId="77777777" w:rsidR="001D0517" w:rsidRDefault="00686DB9" w:rsidP="007748AA">
      <w:pPr>
        <w:spacing w:after="319" w:line="240" w:lineRule="auto"/>
        <w:ind w:left="720"/>
        <w:rPr>
          <w:rFonts w:ascii="Consolas" w:hAnsi="Consolas" w:cs="Consolas"/>
          <w:sz w:val="18"/>
          <w:szCs w:val="18"/>
        </w:rPr>
      </w:pPr>
      <w:r w:rsidRPr="783F2D85">
        <w:rPr>
          <w:rFonts w:ascii="Consolas" w:hAnsi="Consolas" w:cs="Consolas"/>
          <w:sz w:val="18"/>
          <w:szCs w:val="18"/>
        </w:rPr>
        <w:t>PYTHONPATH=src python scripts/run_canonical_validation.py \</w:t>
      </w:r>
      <w:r w:rsidR="009D3D00" w:rsidRPr="783F2D85">
        <w:rPr>
          <w:rFonts w:ascii="Consolas" w:hAnsi="Consolas" w:cs="Consolas"/>
          <w:sz w:val="18"/>
          <w:szCs w:val="18"/>
        </w:rPr>
        <w:t xml:space="preserve"> </w:t>
      </w:r>
    </w:p>
    <w:p w14:paraId="326AC035" w14:textId="72A1881F"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--feature-matrix results/pipeline_output/feature_matrix.csv \</w:t>
      </w:r>
    </w:p>
    <w:p w14:paraId="445C91E9"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--regime-labels results/pipeline_output/regime_labels.csv \</w:t>
      </w:r>
    </w:p>
    <w:p w14:paraId="2E567DA0"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lastRenderedPageBreak/>
        <w:t xml:space="preserve">  --output-dir results/validation/methodology_ab_backend/network_tuning_pyinform/cfg_default \</w:t>
      </w:r>
    </w:p>
    <w:p w14:paraId="471E1EC5"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--volatility-feature-mode baseline \</w:t>
      </w:r>
    </w:p>
    <w:p w14:paraId="698F3585"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--network-feature-mode full_granger_te \</w:t>
      </w:r>
    </w:p>
    <w:p w14:paraId="360513DF"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--network-window-days 126 \</w:t>
      </w:r>
    </w:p>
    <w:p w14:paraId="7BD822B5"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--network-step-days 21 \</w:t>
      </w:r>
    </w:p>
    <w:p w14:paraId="2DB86BA5"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--network-te-history-length 3 \</w:t>
      </w:r>
    </w:p>
    <w:p w14:paraId="17067661"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--network-te-permutations 10 \</w:t>
      </w:r>
    </w:p>
    <w:p w14:paraId="6DF82E1E"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--network-granger-max-lag 3 \</w:t>
      </w:r>
    </w:p>
    <w:p w14:paraId="650E2EA8"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--train-window-days 756 \</w:t>
      </w:r>
    </w:p>
    <w:p w14:paraId="6C20C350"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--test-window-days 63 \</w:t>
      </w:r>
    </w:p>
    <w:p w14:paraId="3FF1BD90"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--step-days 63 \</w:t>
      </w:r>
    </w:p>
    <w:p w14:paraId="38020D90"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--purge-days 5 \</w:t>
      </w:r>
    </w:p>
    <w:p w14:paraId="41CF1565"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--rf-estimators 300 \</w:t>
      </w:r>
    </w:p>
    <w:p w14:paraId="4074937E"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--rf-random-state 42 \</w:t>
      </w:r>
    </w:p>
    <w:p w14:paraId="534B0D68"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--compound-lag-days 10 \</w:t>
      </w:r>
    </w:p>
    <w:p w14:paraId="014E374F" w14:textId="77777777" w:rsidR="00686DB9" w:rsidRPr="009D3D00"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--h1-sentiment-transform compound \</w:t>
      </w:r>
    </w:p>
    <w:p w14:paraId="01237C06" w14:textId="77777777" w:rsidR="00686DB9" w:rsidRPr="00686DB9" w:rsidRDefault="00686DB9" w:rsidP="007748AA">
      <w:pPr>
        <w:spacing w:after="319" w:line="240" w:lineRule="auto"/>
        <w:ind w:left="720"/>
        <w:rPr>
          <w:rFonts w:ascii="Consolas" w:hAnsi="Consolas" w:cs="Consolas"/>
          <w:sz w:val="17"/>
          <w:szCs w:val="17"/>
        </w:rPr>
      </w:pPr>
      <w:r w:rsidRPr="783F2D85">
        <w:rPr>
          <w:rFonts w:ascii="Consolas" w:hAnsi="Consolas" w:cs="Consolas"/>
          <w:sz w:val="18"/>
          <w:szCs w:val="18"/>
        </w:rPr>
        <w:t xml:space="preserve">  --h1-max-lag-days 10</w:t>
      </w:r>
    </w:p>
    <w:p w14:paraId="767AFB99" w14:textId="790880DD" w:rsidR="009D0C6E" w:rsidRPr="00896D2E" w:rsidRDefault="00BC2661" w:rsidP="007748AA">
      <w:pPr>
        <w:spacing w:after="319"/>
        <w:rPr>
          <w:rFonts w:ascii="Times New Roman" w:hAnsi="Times New Roman" w:cs="Times New Roman"/>
          <w:sz w:val="20"/>
          <w:szCs w:val="20"/>
        </w:rPr>
      </w:pPr>
      <w:r w:rsidRPr="783F2D85">
        <w:rPr>
          <w:rFonts w:ascii="Times New Roman" w:hAnsi="Times New Roman" w:cs="Times New Roman"/>
          <w:b/>
          <w:bCs/>
          <w:sz w:val="20"/>
          <w:szCs w:val="20"/>
        </w:rPr>
        <w:t>A.2.2 Locked H1 Confirmation (Horizon Extension Protocol)</w:t>
      </w:r>
    </w:p>
    <w:p w14:paraId="26441399" w14:textId="77777777" w:rsidR="00686DB9" w:rsidRPr="001D0517" w:rsidRDefault="00686DB9" w:rsidP="007748AA">
      <w:pPr>
        <w:spacing w:after="319" w:line="240" w:lineRule="auto"/>
        <w:ind w:left="720"/>
        <w:rPr>
          <w:rFonts w:ascii="Consolas" w:hAnsi="Consolas" w:cs="Consolas"/>
          <w:sz w:val="18"/>
          <w:szCs w:val="18"/>
        </w:rPr>
      </w:pPr>
      <w:r w:rsidRPr="783F2D85">
        <w:rPr>
          <w:rFonts w:ascii="Consolas" w:hAnsi="Consolas" w:cs="Consolas"/>
          <w:sz w:val="18"/>
          <w:szCs w:val="18"/>
        </w:rPr>
        <w:t>PYTHONPATH=src python scripts/run_h1_locked_confirmation.py \</w:t>
      </w:r>
    </w:p>
    <w:p w14:paraId="1CB0A296"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--feature-matrix results/pipeline_output/feature_matrix.csv \</w:t>
      </w:r>
    </w:p>
    <w:p w14:paraId="3F5A0B57"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lastRenderedPageBreak/>
        <w:t xml:space="preserve">  --regime-labels results/pipeline_output/regime_labels.csv \</w:t>
      </w:r>
    </w:p>
    <w:p w14:paraId="7C71E0F1"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--output-dir results/validation/h1_confirmation/locked_protocol \</w:t>
      </w:r>
    </w:p>
    <w:p w14:paraId="37CF83AC"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--protocol-id H1_LOCKED_CONFIRMATION_PROTOCOL_V3_HORIZON \</w:t>
      </w:r>
    </w:p>
    <w:p w14:paraId="2EFB3C92"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--events-json docs/h1_event_universe_v2.json \</w:t>
      </w:r>
    </w:p>
    <w:p w14:paraId="774F73C5"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--confirm-lag-min 1 \</w:t>
      </w:r>
    </w:p>
    <w:p w14:paraId="6C66BA5D" w14:textId="77777777" w:rsidR="00686DB9" w:rsidRPr="001D0517" w:rsidRDefault="00686DB9" w:rsidP="007748AA">
      <w:pPr>
        <w:spacing w:after="319" w:line="240" w:lineRule="auto"/>
        <w:ind w:left="1440"/>
        <w:rPr>
          <w:rFonts w:ascii="Consolas" w:hAnsi="Consolas" w:cs="Consolas"/>
          <w:sz w:val="18"/>
          <w:szCs w:val="18"/>
        </w:rPr>
      </w:pPr>
      <w:r w:rsidRPr="783F2D85">
        <w:rPr>
          <w:rFonts w:ascii="Consolas" w:hAnsi="Consolas" w:cs="Consolas"/>
          <w:sz w:val="18"/>
          <w:szCs w:val="18"/>
        </w:rPr>
        <w:t xml:space="preserve">  --confirm-lag-max 7</w:t>
      </w:r>
    </w:p>
    <w:p w14:paraId="3FA7AD5B" w14:textId="4035D630" w:rsidR="009D0C6E" w:rsidRPr="00896D2E" w:rsidRDefault="00BC2661" w:rsidP="007748AA">
      <w:pPr>
        <w:spacing w:after="319"/>
        <w:rPr>
          <w:rFonts w:ascii="Times New Roman" w:hAnsi="Times New Roman" w:cs="Times New Roman"/>
          <w:sz w:val="20"/>
          <w:szCs w:val="20"/>
        </w:rPr>
      </w:pPr>
      <w:r w:rsidRPr="783F2D85">
        <w:rPr>
          <w:rFonts w:ascii="Times New Roman" w:hAnsi="Times New Roman" w:cs="Times New Roman"/>
          <w:b/>
          <w:bCs/>
          <w:sz w:val="20"/>
          <w:szCs w:val="20"/>
        </w:rPr>
        <w:t>A.2.3 Manifest Integrity Check</w:t>
      </w:r>
    </w:p>
    <w:p w14:paraId="24ECD5F9" w14:textId="77777777" w:rsidR="00686DB9" w:rsidRPr="001D0517" w:rsidRDefault="00686DB9" w:rsidP="007748AA">
      <w:pPr>
        <w:spacing w:after="287" w:line="240" w:lineRule="auto"/>
        <w:ind w:left="720"/>
        <w:rPr>
          <w:rFonts w:ascii="Consolas" w:hAnsi="Consolas" w:cs="Consolas"/>
          <w:sz w:val="18"/>
          <w:szCs w:val="18"/>
        </w:rPr>
      </w:pPr>
      <w:r w:rsidRPr="783F2D85">
        <w:rPr>
          <w:rFonts w:ascii="Consolas" w:hAnsi="Consolas" w:cs="Consolas"/>
          <w:sz w:val="18"/>
          <w:szCs w:val="18"/>
        </w:rPr>
        <w:t>PYTHONPATH=src python scripts/validate_results_manifest.py \</w:t>
      </w:r>
    </w:p>
    <w:p w14:paraId="3A01769C" w14:textId="77777777" w:rsidR="00686DB9" w:rsidRPr="001D0517" w:rsidRDefault="00686DB9" w:rsidP="007748AA">
      <w:pPr>
        <w:spacing w:after="287" w:line="240" w:lineRule="auto"/>
        <w:ind w:left="720"/>
        <w:rPr>
          <w:rFonts w:ascii="Consolas" w:hAnsi="Consolas" w:cs="Consolas"/>
          <w:sz w:val="18"/>
          <w:szCs w:val="18"/>
        </w:rPr>
      </w:pPr>
      <w:r w:rsidRPr="783F2D85">
        <w:rPr>
          <w:rFonts w:ascii="Consolas" w:hAnsi="Consolas" w:cs="Consolas"/>
          <w:sz w:val="18"/>
          <w:szCs w:val="18"/>
        </w:rPr>
        <w:t xml:space="preserve">  --manifest docs/RESULTS_MANIFEST.json</w:t>
      </w:r>
    </w:p>
    <w:p w14:paraId="245C5824" w14:textId="2FF736E3" w:rsidR="009D0C6E" w:rsidRPr="00896D2E" w:rsidRDefault="00BC2661">
      <w:pPr>
        <w:spacing w:after="287"/>
        <w:jc w:val="both"/>
        <w:rPr>
          <w:rFonts w:ascii="Times New Roman" w:hAnsi="Times New Roman" w:cs="Times New Roman"/>
          <w:sz w:val="20"/>
          <w:szCs w:val="20"/>
        </w:rPr>
        <w:pPrChange w:id="981" w:author="Cheun-Jensen, Jacquie" w:date="2026-02-17T17:07:00Z">
          <w:pPr>
            <w:spacing w:after="287"/>
          </w:pPr>
        </w:pPrChange>
      </w:pPr>
      <w:r w:rsidRPr="783F2D85">
        <w:rPr>
          <w:rFonts w:ascii="Times New Roman" w:hAnsi="Times New Roman" w:cs="Times New Roman"/>
          <w:b/>
          <w:bCs/>
          <w:sz w:val="20"/>
          <w:szCs w:val="20"/>
        </w:rPr>
        <w:t>A.3 Figure Artifact Traceability</w:t>
      </w:r>
    </w:p>
    <w:p w14:paraId="05AE3499" w14:textId="77777777" w:rsidR="009D0C6E" w:rsidRPr="00896D2E" w:rsidRDefault="00BC2661" w:rsidP="007748AA">
      <w:pPr>
        <w:spacing w:after="240"/>
        <w:rPr>
          <w:rFonts w:ascii="Times New Roman" w:hAnsi="Times New Roman" w:cs="Times New Roman"/>
          <w:sz w:val="18"/>
          <w:szCs w:val="18"/>
        </w:rPr>
      </w:pPr>
      <w:r w:rsidRPr="783F2D85">
        <w:rPr>
          <w:rFonts w:ascii="Times New Roman" w:hAnsi="Times New Roman" w:cs="Times New Roman"/>
          <w:sz w:val="20"/>
          <w:szCs w:val="20"/>
        </w:rPr>
        <w:t>Figure files were generated with:</w:t>
      </w:r>
    </w:p>
    <w:p w14:paraId="019239AA" w14:textId="77777777" w:rsidR="00686DB9" w:rsidRPr="001D0517" w:rsidRDefault="00686DB9" w:rsidP="007748AA">
      <w:pPr>
        <w:spacing w:after="240"/>
        <w:ind w:left="720"/>
        <w:rPr>
          <w:rFonts w:ascii="Consolas" w:hAnsi="Consolas" w:cs="Consolas"/>
          <w:sz w:val="18"/>
          <w:szCs w:val="18"/>
        </w:rPr>
      </w:pPr>
      <w:r w:rsidRPr="783F2D85">
        <w:rPr>
          <w:rFonts w:ascii="Consolas" w:hAnsi="Consolas" w:cs="Consolas"/>
          <w:sz w:val="18"/>
          <w:szCs w:val="18"/>
        </w:rPr>
        <w:t>python scripts/generate_draft11_figures.py</w:t>
      </w:r>
    </w:p>
    <w:p w14:paraId="1FF757C7" w14:textId="6E4C5628" w:rsidR="009D0C6E" w:rsidRPr="00896D2E" w:rsidRDefault="00BC2661" w:rsidP="007748AA">
      <w:pPr>
        <w:spacing w:after="240"/>
        <w:rPr>
          <w:rFonts w:ascii="Times New Roman" w:hAnsi="Times New Roman" w:cs="Times New Roman"/>
          <w:sz w:val="20"/>
          <w:szCs w:val="20"/>
        </w:rPr>
      </w:pPr>
      <w:r w:rsidRPr="783F2D85">
        <w:rPr>
          <w:rFonts w:ascii="Times New Roman" w:hAnsi="Times New Roman" w:cs="Times New Roman"/>
          <w:sz w:val="20"/>
          <w:szCs w:val="20"/>
        </w:rPr>
        <w:t>On Apple Silicon systems, full_granger_te execution may require a locally built libinform binary for pyinform-backed transfer entropy. When unavailable, the fallback path should be documented explicitly in reproduction notes.</w:t>
      </w:r>
    </w:p>
    <w:p w14:paraId="525FDFEB" w14:textId="518B4DD4" w:rsidR="001A7DF5" w:rsidRDefault="00310F0D">
      <w:pPr>
        <w:spacing w:after="240"/>
        <w:jc w:val="both"/>
        <w:rPr>
          <w:ins w:id="982" w:author="Rocha, Jonathan" w:date="2026-02-19T11:02:00Z" w16du:dateUtc="2026-02-19T17:02:00Z"/>
          <w:rFonts w:ascii="Times New Roman" w:hAnsi="Times New Roman" w:cs="Times New Roman"/>
          <w:sz w:val="20"/>
          <w:szCs w:val="20"/>
        </w:rPr>
      </w:pPr>
      <w:r w:rsidRPr="783F2D85">
        <w:rPr>
          <w:rFonts w:ascii="Times New Roman" w:hAnsi="Times New Roman" w:cs="Times New Roman"/>
          <w:sz w:val="20"/>
          <w:szCs w:val="20"/>
        </w:rPr>
        <w:t>A.4 Deployment Access Points</w:t>
      </w:r>
    </w:p>
    <w:p w14:paraId="1C080E0D" w14:textId="7DA69B9D" w:rsidR="00E66943" w:rsidRPr="00E66943" w:rsidRDefault="00E66943">
      <w:pPr>
        <w:spacing w:after="240"/>
        <w:jc w:val="both"/>
        <w:rPr>
          <w:rFonts w:ascii="Times New Roman" w:hAnsi="Times New Roman" w:cs="Times New Roman"/>
          <w:b/>
          <w:bCs/>
          <w:sz w:val="20"/>
          <w:szCs w:val="20"/>
          <w:rPrChange w:id="983" w:author="Rocha, Jonathan" w:date="2026-02-19T11:03:00Z" w16du:dateUtc="2026-02-19T17:03:00Z">
            <w:rPr>
              <w:rFonts w:ascii="Times New Roman" w:hAnsi="Times New Roman" w:cs="Times New Roman"/>
              <w:sz w:val="20"/>
              <w:szCs w:val="20"/>
            </w:rPr>
          </w:rPrChange>
        </w:rPr>
        <w:pPrChange w:id="984" w:author="Cheun-Jensen, Jacquie" w:date="2026-02-17T17:07:00Z">
          <w:pPr>
            <w:spacing w:after="240"/>
          </w:pPr>
        </w:pPrChange>
      </w:pPr>
      <w:ins w:id="985" w:author="Rocha, Jonathan" w:date="2026-02-19T11:02:00Z" w16du:dateUtc="2026-02-19T17:02:00Z">
        <w:r w:rsidRPr="00E66943">
          <w:rPr>
            <w:rFonts w:ascii="Times New Roman" w:hAnsi="Times New Roman" w:cs="Times New Roman"/>
            <w:b/>
            <w:bCs/>
            <w:sz w:val="20"/>
            <w:szCs w:val="20"/>
            <w:rPrChange w:id="986" w:author="Rocha, Jonathan" w:date="2026-02-19T11:03:00Z" w16du:dateUtc="2026-02-19T17:03:00Z">
              <w:rPr>
                <w:rFonts w:ascii="Times New Roman" w:hAnsi="Times New Roman" w:cs="Times New Roman"/>
                <w:sz w:val="20"/>
                <w:szCs w:val="20"/>
              </w:rPr>
            </w:rPrChange>
          </w:rPr>
          <w:t>Table</w:t>
        </w:r>
      </w:ins>
      <w:ins w:id="987" w:author="Rocha, Jonathan" w:date="2026-02-19T11:03:00Z" w16du:dateUtc="2026-02-19T17:03:00Z">
        <w:r w:rsidRPr="00E66943">
          <w:rPr>
            <w:rFonts w:ascii="Times New Roman" w:hAnsi="Times New Roman" w:cs="Times New Roman"/>
            <w:b/>
            <w:bCs/>
            <w:sz w:val="20"/>
            <w:szCs w:val="20"/>
            <w:rPrChange w:id="988" w:author="Rocha, Jonathan" w:date="2026-02-19T11:03:00Z" w16du:dateUtc="2026-02-19T17:03:00Z">
              <w:rPr>
                <w:rFonts w:ascii="Times New Roman" w:hAnsi="Times New Roman" w:cs="Times New Roman"/>
                <w:sz w:val="20"/>
                <w:szCs w:val="20"/>
              </w:rPr>
            </w:rPrChange>
          </w:rPr>
          <w:t xml:space="preserve"> A.4 Deployment Access Points</w:t>
        </w:r>
      </w:ins>
    </w:p>
    <w:tbl>
      <w:tblPr>
        <w:tblStyle w:val="TableGrid"/>
        <w:tblW w:w="6771" w:type="dxa"/>
        <w:tblLook w:val="04A0" w:firstRow="1" w:lastRow="0" w:firstColumn="1" w:lastColumn="0" w:noHBand="0" w:noVBand="1"/>
      </w:tblPr>
      <w:tblGrid>
        <w:gridCol w:w="1280"/>
        <w:gridCol w:w="3589"/>
        <w:gridCol w:w="1902"/>
      </w:tblGrid>
      <w:tr w:rsidR="00310F0D" w:rsidRPr="00896D2E" w14:paraId="4B65092B" w14:textId="77777777" w:rsidTr="783F2D85">
        <w:tc>
          <w:tcPr>
            <w:tcW w:w="1280" w:type="dxa"/>
          </w:tcPr>
          <w:p w14:paraId="7052C04C" w14:textId="77777777" w:rsidR="00310F0D" w:rsidRPr="00896D2E" w:rsidRDefault="00310F0D">
            <w:pPr>
              <w:spacing w:after="240"/>
              <w:jc w:val="both"/>
              <w:rPr>
                <w:rFonts w:ascii="Times New Roman" w:hAnsi="Times New Roman" w:cs="Times New Roman"/>
                <w:b/>
                <w:bCs/>
                <w:sz w:val="20"/>
                <w:szCs w:val="20"/>
              </w:rPr>
              <w:pPrChange w:id="989" w:author="Cheun-Jensen, Jacquie" w:date="2026-02-17T17:07:00Z">
                <w:pPr>
                  <w:spacing w:after="240"/>
                </w:pPr>
              </w:pPrChange>
            </w:pPr>
            <w:r w:rsidRPr="783F2D85">
              <w:rPr>
                <w:rFonts w:ascii="Times New Roman" w:hAnsi="Times New Roman" w:cs="Times New Roman"/>
                <w:b/>
                <w:bCs/>
                <w:sz w:val="20"/>
                <w:szCs w:val="20"/>
              </w:rPr>
              <w:t xml:space="preserve">Component </w:t>
            </w:r>
          </w:p>
        </w:tc>
        <w:tc>
          <w:tcPr>
            <w:tcW w:w="3589" w:type="dxa"/>
          </w:tcPr>
          <w:p w14:paraId="31A81E58" w14:textId="77777777" w:rsidR="00310F0D" w:rsidRPr="00896D2E" w:rsidRDefault="00310F0D">
            <w:pPr>
              <w:spacing w:after="240"/>
              <w:jc w:val="both"/>
              <w:rPr>
                <w:rFonts w:ascii="Times New Roman" w:hAnsi="Times New Roman" w:cs="Times New Roman"/>
                <w:b/>
                <w:bCs/>
                <w:sz w:val="20"/>
                <w:szCs w:val="20"/>
              </w:rPr>
              <w:pPrChange w:id="990" w:author="Cheun-Jensen, Jacquie" w:date="2026-02-17T17:07:00Z">
                <w:pPr>
                  <w:spacing w:after="240"/>
                </w:pPr>
              </w:pPrChange>
            </w:pPr>
            <w:r w:rsidRPr="783F2D85">
              <w:rPr>
                <w:rFonts w:ascii="Times New Roman" w:hAnsi="Times New Roman" w:cs="Times New Roman"/>
                <w:b/>
                <w:bCs/>
                <w:sz w:val="20"/>
                <w:szCs w:val="20"/>
              </w:rPr>
              <w:t xml:space="preserve">URL </w:t>
            </w:r>
          </w:p>
        </w:tc>
        <w:tc>
          <w:tcPr>
            <w:tcW w:w="1902" w:type="dxa"/>
          </w:tcPr>
          <w:p w14:paraId="19A0DDAE" w14:textId="77777777" w:rsidR="00310F0D" w:rsidRPr="00896D2E" w:rsidRDefault="00310F0D">
            <w:pPr>
              <w:spacing w:after="240"/>
              <w:jc w:val="both"/>
              <w:rPr>
                <w:rFonts w:ascii="Times New Roman" w:hAnsi="Times New Roman" w:cs="Times New Roman"/>
                <w:b/>
                <w:bCs/>
                <w:sz w:val="20"/>
                <w:szCs w:val="20"/>
              </w:rPr>
              <w:pPrChange w:id="991" w:author="Cheun-Jensen, Jacquie" w:date="2026-02-17T17:07:00Z">
                <w:pPr>
                  <w:spacing w:after="240"/>
                </w:pPr>
              </w:pPrChange>
            </w:pPr>
            <w:r w:rsidRPr="783F2D85">
              <w:rPr>
                <w:rFonts w:ascii="Times New Roman" w:hAnsi="Times New Roman" w:cs="Times New Roman"/>
                <w:b/>
                <w:bCs/>
                <w:sz w:val="20"/>
                <w:szCs w:val="20"/>
              </w:rPr>
              <w:t>Notes</w:t>
            </w:r>
          </w:p>
        </w:tc>
      </w:tr>
      <w:tr w:rsidR="00310F0D" w:rsidRPr="00896D2E" w14:paraId="647CBC48" w14:textId="77777777" w:rsidTr="783F2D85">
        <w:tc>
          <w:tcPr>
            <w:tcW w:w="1280" w:type="dxa"/>
          </w:tcPr>
          <w:p w14:paraId="7E1D8FDB" w14:textId="77777777" w:rsidR="00310F0D" w:rsidRPr="00896D2E" w:rsidRDefault="00310F0D">
            <w:pPr>
              <w:spacing w:after="240"/>
              <w:jc w:val="both"/>
              <w:rPr>
                <w:rFonts w:ascii="Times New Roman" w:hAnsi="Times New Roman" w:cs="Times New Roman"/>
                <w:sz w:val="20"/>
                <w:szCs w:val="20"/>
              </w:rPr>
              <w:pPrChange w:id="992" w:author="Cheun-Jensen, Jacquie" w:date="2026-02-17T17:07:00Z">
                <w:pPr>
                  <w:spacing w:after="240"/>
                </w:pPr>
              </w:pPrChange>
            </w:pPr>
            <w:r w:rsidRPr="783F2D85">
              <w:rPr>
                <w:rFonts w:ascii="Times New Roman" w:hAnsi="Times New Roman" w:cs="Times New Roman"/>
                <w:sz w:val="20"/>
                <w:szCs w:val="20"/>
              </w:rPr>
              <w:t>Frontend dashboard</w:t>
            </w:r>
          </w:p>
        </w:tc>
        <w:tc>
          <w:tcPr>
            <w:tcW w:w="3589" w:type="dxa"/>
          </w:tcPr>
          <w:p w14:paraId="4F24D193" w14:textId="77777777" w:rsidR="00310F0D" w:rsidRPr="00896D2E" w:rsidRDefault="00310F0D">
            <w:pPr>
              <w:spacing w:after="240"/>
              <w:jc w:val="both"/>
              <w:rPr>
                <w:rFonts w:ascii="Times New Roman" w:hAnsi="Times New Roman" w:cs="Times New Roman"/>
                <w:sz w:val="20"/>
                <w:szCs w:val="20"/>
              </w:rPr>
              <w:pPrChange w:id="993" w:author="Cheun-Jensen, Jacquie" w:date="2026-02-17T17:07:00Z">
                <w:pPr>
                  <w:spacing w:after="240"/>
                </w:pPr>
              </w:pPrChange>
            </w:pPr>
            <w:r w:rsidRPr="783F2D85">
              <w:rPr>
                <w:rFonts w:ascii="Times New Roman" w:hAnsi="Times New Roman" w:cs="Times New Roman"/>
                <w:sz w:val="20"/>
                <w:szCs w:val="20"/>
              </w:rPr>
              <w:t xml:space="preserve"> </w:t>
            </w:r>
            <w:r>
              <w:fldChar w:fldCharType="begin"/>
            </w:r>
            <w:r>
              <w:instrText>HYPERLINK "https://sentiment-regime-detector.vercel.app/" \h</w:instrText>
            </w:r>
            <w:r>
              <w:fldChar w:fldCharType="separate"/>
            </w:r>
            <w:r w:rsidRPr="783F2D85">
              <w:rPr>
                <w:rStyle w:val="Hyperlink"/>
                <w:rFonts w:ascii="Times New Roman" w:hAnsi="Times New Roman" w:cs="Times New Roman"/>
                <w:sz w:val="20"/>
                <w:szCs w:val="20"/>
              </w:rPr>
              <w:t>https://sentiment-regime-detector.vercel.app/</w:t>
            </w:r>
            <w:r>
              <w:fldChar w:fldCharType="end"/>
            </w:r>
            <w:r w:rsidRPr="783F2D85">
              <w:rPr>
                <w:rFonts w:ascii="Times New Roman" w:hAnsi="Times New Roman" w:cs="Times New Roman"/>
                <w:sz w:val="20"/>
                <w:szCs w:val="20"/>
              </w:rPr>
              <w:t xml:space="preserve"> </w:t>
            </w:r>
          </w:p>
        </w:tc>
        <w:tc>
          <w:tcPr>
            <w:tcW w:w="1902" w:type="dxa"/>
          </w:tcPr>
          <w:p w14:paraId="5288C865" w14:textId="648B6843" w:rsidR="006219C8" w:rsidRPr="00896D2E" w:rsidRDefault="00310F0D">
            <w:pPr>
              <w:keepNext/>
              <w:spacing w:after="240"/>
              <w:jc w:val="both"/>
              <w:rPr>
                <w:rFonts w:ascii="Times New Roman" w:hAnsi="Times New Roman" w:cs="Times New Roman"/>
                <w:sz w:val="20"/>
                <w:szCs w:val="20"/>
              </w:rPr>
              <w:pPrChange w:id="994" w:author="Cheun-Jensen, Jacquie" w:date="2026-02-17T17:07:00Z">
                <w:pPr>
                  <w:keepNext/>
                  <w:spacing w:after="240"/>
                </w:pPr>
              </w:pPrChange>
            </w:pPr>
            <w:r w:rsidRPr="783F2D85">
              <w:rPr>
                <w:rFonts w:ascii="Times New Roman" w:hAnsi="Times New Roman" w:cs="Times New Roman"/>
                <w:sz w:val="20"/>
                <w:szCs w:val="20"/>
              </w:rPr>
              <w:t>Public interface used for sentiment/regime monitoring.</w:t>
            </w:r>
          </w:p>
        </w:tc>
      </w:tr>
      <w:tr w:rsidR="006219C8" w:rsidRPr="00896D2E" w14:paraId="47A226C5" w14:textId="77777777" w:rsidTr="783F2D85">
        <w:tc>
          <w:tcPr>
            <w:tcW w:w="1280" w:type="dxa"/>
          </w:tcPr>
          <w:p w14:paraId="3F7EAA0D" w14:textId="7CBCF511" w:rsidR="006219C8" w:rsidRPr="00896D2E" w:rsidRDefault="6BCD211D">
            <w:pPr>
              <w:spacing w:after="240"/>
              <w:jc w:val="both"/>
              <w:rPr>
                <w:rFonts w:ascii="Times New Roman" w:hAnsi="Times New Roman" w:cs="Times New Roman"/>
                <w:sz w:val="20"/>
                <w:szCs w:val="20"/>
              </w:rPr>
              <w:pPrChange w:id="995" w:author="Cheun-Jensen, Jacquie" w:date="2026-02-17T17:07:00Z">
                <w:pPr>
                  <w:spacing w:after="240"/>
                </w:pPr>
              </w:pPrChange>
            </w:pPr>
            <w:r w:rsidRPr="783F2D85">
              <w:rPr>
                <w:rFonts w:ascii="Times New Roman" w:hAnsi="Times New Roman" w:cs="Times New Roman"/>
                <w:sz w:val="20"/>
                <w:szCs w:val="20"/>
              </w:rPr>
              <w:lastRenderedPageBreak/>
              <w:t>GitHub Repository</w:t>
            </w:r>
          </w:p>
        </w:tc>
        <w:tc>
          <w:tcPr>
            <w:tcW w:w="3589" w:type="dxa"/>
          </w:tcPr>
          <w:p w14:paraId="794E796E" w14:textId="45F5589E" w:rsidR="006219C8" w:rsidRPr="00896D2E" w:rsidRDefault="1C8DC735">
            <w:pPr>
              <w:spacing w:after="240"/>
              <w:jc w:val="both"/>
              <w:rPr>
                <w:rFonts w:ascii="Times New Roman" w:hAnsi="Times New Roman" w:cs="Times New Roman"/>
                <w:sz w:val="20"/>
                <w:szCs w:val="20"/>
              </w:rPr>
              <w:pPrChange w:id="996" w:author="Cheun-Jensen, Jacquie" w:date="2026-02-17T17:07:00Z">
                <w:pPr>
                  <w:spacing w:after="240"/>
                </w:pPr>
              </w:pPrChange>
            </w:pPr>
            <w:r>
              <w:fldChar w:fldCharType="begin"/>
            </w:r>
            <w:r>
              <w:instrText>HYPERLINK "https://github.com/jonx0037/sentiment-regime-detector" \h</w:instrText>
            </w:r>
            <w:r>
              <w:fldChar w:fldCharType="separate"/>
            </w:r>
            <w:r w:rsidRPr="783F2D85">
              <w:rPr>
                <w:rStyle w:val="Hyperlink"/>
                <w:rFonts w:ascii="Times New Roman" w:hAnsi="Times New Roman" w:cs="Times New Roman"/>
                <w:sz w:val="20"/>
                <w:szCs w:val="20"/>
              </w:rPr>
              <w:t>https://github.com/jonx0037/sentiment-regime-detector</w:t>
            </w:r>
            <w:r>
              <w:fldChar w:fldCharType="end"/>
            </w:r>
            <w:r w:rsidRPr="783F2D85">
              <w:rPr>
                <w:rFonts w:ascii="Times New Roman" w:hAnsi="Times New Roman" w:cs="Times New Roman"/>
                <w:sz w:val="20"/>
                <w:szCs w:val="20"/>
              </w:rPr>
              <w:t xml:space="preserve"> </w:t>
            </w:r>
          </w:p>
        </w:tc>
        <w:tc>
          <w:tcPr>
            <w:tcW w:w="1902" w:type="dxa"/>
          </w:tcPr>
          <w:p w14:paraId="52956074" w14:textId="0B40E115" w:rsidR="006219C8" w:rsidRPr="00896D2E" w:rsidRDefault="29559487">
            <w:pPr>
              <w:keepNext/>
              <w:spacing w:after="240"/>
              <w:jc w:val="both"/>
              <w:rPr>
                <w:rFonts w:ascii="Times New Roman" w:hAnsi="Times New Roman" w:cs="Times New Roman"/>
                <w:sz w:val="20"/>
                <w:szCs w:val="20"/>
              </w:rPr>
              <w:pPrChange w:id="997" w:author="Cheun-Jensen, Jacquie" w:date="2026-02-17T17:07:00Z">
                <w:pPr>
                  <w:keepNext/>
                  <w:spacing w:after="240"/>
                </w:pPr>
              </w:pPrChange>
            </w:pPr>
            <w:r w:rsidRPr="783F2D85">
              <w:rPr>
                <w:rFonts w:ascii="Times New Roman" w:hAnsi="Times New Roman" w:cs="Times New Roman"/>
                <w:sz w:val="20"/>
                <w:szCs w:val="20"/>
              </w:rPr>
              <w:t>Source code and reproducibility artifacts for all manuscript analyses.</w:t>
            </w:r>
          </w:p>
        </w:tc>
      </w:tr>
    </w:tbl>
    <w:p w14:paraId="47A4BB57" w14:textId="06CDAAFC" w:rsidR="00310F0D" w:rsidRPr="00310F0D" w:rsidRDefault="00310F0D">
      <w:pPr>
        <w:pStyle w:val="Caption"/>
        <w:jc w:val="both"/>
        <w:rPr>
          <w:rFonts w:ascii="Times New Roman" w:hAnsi="Times New Roman" w:cs="Times New Roman"/>
          <w:color w:val="auto"/>
        </w:rPr>
        <w:pPrChange w:id="998" w:author="Rocha, Jonathan" w:date="2026-02-19T11:02:00Z" w16du:dateUtc="2026-02-19T17:02:00Z">
          <w:pPr>
            <w:pStyle w:val="Caption"/>
          </w:pPr>
        </w:pPrChange>
      </w:pPr>
      <w:del w:id="999" w:author="Rocha, Jonathan" w:date="2026-02-19T11:02:00Z" w16du:dateUtc="2026-02-19T17:02:00Z">
        <w:r w:rsidRPr="783F2D85" w:rsidDel="00E66943">
          <w:rPr>
            <w:color w:val="auto"/>
          </w:rPr>
          <w:delText>Table A.4 Deployment Access Points</w:delText>
        </w:r>
      </w:del>
    </w:p>
    <w:sectPr w:rsidR="00310F0D" w:rsidRPr="00310F0D" w:rsidSect="00990239">
      <w:pgSz w:w="12240" w:h="15840"/>
      <w:pgMar w:top="2268" w:right="2880" w:bottom="2268" w:left="28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heun-Jensen, Jacquie" w:date="2026-02-17T09:00:00Z" w:initials="CJ">
    <w:p w14:paraId="57DCEBC7" w14:textId="0F9EEC3F" w:rsidR="004B6E7D" w:rsidRDefault="004B6E7D">
      <w:pPr>
        <w:pStyle w:val="CommentText"/>
      </w:pPr>
      <w:r>
        <w:rPr>
          <w:rStyle w:val="CommentReference"/>
        </w:rPr>
        <w:annotationRef/>
      </w:r>
      <w:r w:rsidRPr="1F380072">
        <w:t xml:space="preserve">advisor information? </w:t>
      </w:r>
    </w:p>
  </w:comment>
  <w:comment w:id="374" w:author="Cheun-Jensen, Jacquie" w:date="2026-02-17T08:41:00Z" w:initials="CJ">
    <w:p w14:paraId="32EA049C" w14:textId="5FE7FE3D" w:rsidR="00605B0F" w:rsidRDefault="00605B0F">
      <w:r>
        <w:annotationRef/>
      </w:r>
      <w:r w:rsidRPr="54F4F7B4">
        <w:t xml:space="preserve">Review how to label tables.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CEBC7" w15:done="0"/>
  <w15:commentEx w15:paraId="32EA04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C6B49D" w16cex:dateUtc="2026-02-17T17:00:00Z"/>
  <w16cex:commentExtensible w16cex:durableId="03C66E79" w16cex:dateUtc="2026-02-17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CEBC7" w16cid:durableId="6FC6B49D"/>
  <w16cid:commentId w16cid:paraId="32EA049C" w16cid:durableId="03C66E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D61E0"/>
    <w:multiLevelType w:val="hybridMultilevel"/>
    <w:tmpl w:val="491895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567926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ha, Jonathan">
    <w15:presenceInfo w15:providerId="AD" w15:userId="S::jarocha@smu.edu::beae7f88-a0a4-4130-93dc-75a7ee2f41e9"/>
  </w15:person>
  <w15:person w15:author="Cheun-Jensen, Jacquie">
    <w15:presenceInfo w15:providerId="AD" w15:userId="S::jcheun@smu.edu::33d93202-0ab6-42db-855e-b582ba727f09"/>
  </w15:person>
  <w15:person w15:author="Jonathan Rocha">
    <w15:presenceInfo w15:providerId="Windows Live" w15:userId="d80b31c86ea478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revisionView w:markup="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6E"/>
    <w:rsid w:val="00002BC0"/>
    <w:rsid w:val="00006478"/>
    <w:rsid w:val="0005232F"/>
    <w:rsid w:val="0005569F"/>
    <w:rsid w:val="0008303D"/>
    <w:rsid w:val="00097BA3"/>
    <w:rsid w:val="000A16C7"/>
    <w:rsid w:val="000B6FA3"/>
    <w:rsid w:val="000C4726"/>
    <w:rsid w:val="000E7FC0"/>
    <w:rsid w:val="000F6AD4"/>
    <w:rsid w:val="000F6F1C"/>
    <w:rsid w:val="00103640"/>
    <w:rsid w:val="001429B6"/>
    <w:rsid w:val="00143B17"/>
    <w:rsid w:val="00170DE7"/>
    <w:rsid w:val="00197414"/>
    <w:rsid w:val="001A7DF5"/>
    <w:rsid w:val="001B082A"/>
    <w:rsid w:val="001B6A2C"/>
    <w:rsid w:val="001C18C8"/>
    <w:rsid w:val="001C6E2A"/>
    <w:rsid w:val="001D0517"/>
    <w:rsid w:val="001D1E93"/>
    <w:rsid w:val="001E3FF0"/>
    <w:rsid w:val="00217D76"/>
    <w:rsid w:val="0022797A"/>
    <w:rsid w:val="00243043"/>
    <w:rsid w:val="0028390B"/>
    <w:rsid w:val="002A69CE"/>
    <w:rsid w:val="002B7341"/>
    <w:rsid w:val="00300E60"/>
    <w:rsid w:val="00310F0D"/>
    <w:rsid w:val="00310F27"/>
    <w:rsid w:val="00313A05"/>
    <w:rsid w:val="00317CA6"/>
    <w:rsid w:val="00323D6D"/>
    <w:rsid w:val="00332292"/>
    <w:rsid w:val="00347D26"/>
    <w:rsid w:val="00376EB0"/>
    <w:rsid w:val="00387573"/>
    <w:rsid w:val="003D228C"/>
    <w:rsid w:val="003D60C6"/>
    <w:rsid w:val="00400FAE"/>
    <w:rsid w:val="00402661"/>
    <w:rsid w:val="00430EDD"/>
    <w:rsid w:val="004520BD"/>
    <w:rsid w:val="00461A2D"/>
    <w:rsid w:val="00473CE4"/>
    <w:rsid w:val="004A3786"/>
    <w:rsid w:val="004B6E7D"/>
    <w:rsid w:val="004D5B20"/>
    <w:rsid w:val="005146C8"/>
    <w:rsid w:val="00524277"/>
    <w:rsid w:val="00531A7F"/>
    <w:rsid w:val="00541C56"/>
    <w:rsid w:val="00545BB0"/>
    <w:rsid w:val="00554D83"/>
    <w:rsid w:val="00575AB3"/>
    <w:rsid w:val="005D2C52"/>
    <w:rsid w:val="005F5227"/>
    <w:rsid w:val="00605B0F"/>
    <w:rsid w:val="00613955"/>
    <w:rsid w:val="006151DC"/>
    <w:rsid w:val="006219C8"/>
    <w:rsid w:val="00624185"/>
    <w:rsid w:val="00667604"/>
    <w:rsid w:val="00675C0C"/>
    <w:rsid w:val="00675E52"/>
    <w:rsid w:val="00686DB9"/>
    <w:rsid w:val="00694586"/>
    <w:rsid w:val="006978E7"/>
    <w:rsid w:val="006C41D7"/>
    <w:rsid w:val="006E442C"/>
    <w:rsid w:val="00707C77"/>
    <w:rsid w:val="00717F0E"/>
    <w:rsid w:val="007356D1"/>
    <w:rsid w:val="00736314"/>
    <w:rsid w:val="007513E5"/>
    <w:rsid w:val="007748AA"/>
    <w:rsid w:val="00790021"/>
    <w:rsid w:val="007B1583"/>
    <w:rsid w:val="007D1D80"/>
    <w:rsid w:val="007E332E"/>
    <w:rsid w:val="007F09AA"/>
    <w:rsid w:val="007F1923"/>
    <w:rsid w:val="00812978"/>
    <w:rsid w:val="008368CD"/>
    <w:rsid w:val="008648C9"/>
    <w:rsid w:val="008957D2"/>
    <w:rsid w:val="00896D2E"/>
    <w:rsid w:val="008A7FFD"/>
    <w:rsid w:val="008B7C5A"/>
    <w:rsid w:val="008E1A21"/>
    <w:rsid w:val="008F290C"/>
    <w:rsid w:val="00904493"/>
    <w:rsid w:val="00926D6B"/>
    <w:rsid w:val="00934C7E"/>
    <w:rsid w:val="009432A4"/>
    <w:rsid w:val="00990023"/>
    <w:rsid w:val="00990239"/>
    <w:rsid w:val="009A135A"/>
    <w:rsid w:val="009D0C6E"/>
    <w:rsid w:val="009D3D00"/>
    <w:rsid w:val="009E2BB0"/>
    <w:rsid w:val="009F235B"/>
    <w:rsid w:val="00A0041E"/>
    <w:rsid w:val="00A60B72"/>
    <w:rsid w:val="00A80334"/>
    <w:rsid w:val="00A8709C"/>
    <w:rsid w:val="00AA1ABB"/>
    <w:rsid w:val="00AA7680"/>
    <w:rsid w:val="00AD3F79"/>
    <w:rsid w:val="00AE0AB6"/>
    <w:rsid w:val="00AE1E87"/>
    <w:rsid w:val="00AE241F"/>
    <w:rsid w:val="00AF1F19"/>
    <w:rsid w:val="00AF3690"/>
    <w:rsid w:val="00AF5726"/>
    <w:rsid w:val="00B11E07"/>
    <w:rsid w:val="00B202B2"/>
    <w:rsid w:val="00B20EDC"/>
    <w:rsid w:val="00B21DD1"/>
    <w:rsid w:val="00B82274"/>
    <w:rsid w:val="00BA268A"/>
    <w:rsid w:val="00BC2661"/>
    <w:rsid w:val="00BD2BA8"/>
    <w:rsid w:val="00BE0121"/>
    <w:rsid w:val="00BE2BFA"/>
    <w:rsid w:val="00C20455"/>
    <w:rsid w:val="00C268A7"/>
    <w:rsid w:val="00C37B35"/>
    <w:rsid w:val="00C67A4D"/>
    <w:rsid w:val="00C736A9"/>
    <w:rsid w:val="00C81FAB"/>
    <w:rsid w:val="00CA0E25"/>
    <w:rsid w:val="00CA34B1"/>
    <w:rsid w:val="00D37193"/>
    <w:rsid w:val="00D665BF"/>
    <w:rsid w:val="00D836CD"/>
    <w:rsid w:val="00D97E29"/>
    <w:rsid w:val="00DD42B1"/>
    <w:rsid w:val="00DE46B3"/>
    <w:rsid w:val="00E029BD"/>
    <w:rsid w:val="00E02D76"/>
    <w:rsid w:val="00E62638"/>
    <w:rsid w:val="00E66943"/>
    <w:rsid w:val="00E75AD0"/>
    <w:rsid w:val="00EA0F36"/>
    <w:rsid w:val="00EA10FE"/>
    <w:rsid w:val="00EB3317"/>
    <w:rsid w:val="00EC69F4"/>
    <w:rsid w:val="00ED2DEF"/>
    <w:rsid w:val="00F053DC"/>
    <w:rsid w:val="00F12E92"/>
    <w:rsid w:val="00F65018"/>
    <w:rsid w:val="00F966E3"/>
    <w:rsid w:val="00FA4539"/>
    <w:rsid w:val="00FB262C"/>
    <w:rsid w:val="00FB3BD1"/>
    <w:rsid w:val="00FE0272"/>
    <w:rsid w:val="00FF0381"/>
    <w:rsid w:val="00FF3025"/>
    <w:rsid w:val="1C8DC735"/>
    <w:rsid w:val="20872C2E"/>
    <w:rsid w:val="20BC0C0F"/>
    <w:rsid w:val="233FE5F2"/>
    <w:rsid w:val="234AD84E"/>
    <w:rsid w:val="29559487"/>
    <w:rsid w:val="3FCBBFA9"/>
    <w:rsid w:val="4C0E011D"/>
    <w:rsid w:val="5DE432C6"/>
    <w:rsid w:val="5E2BB4B7"/>
    <w:rsid w:val="698D92D7"/>
    <w:rsid w:val="6BCD211D"/>
    <w:rsid w:val="6DDCCFA4"/>
    <w:rsid w:val="783F2D85"/>
    <w:rsid w:val="7C6BD6DB"/>
    <w:rsid w:val="7F22F2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1069"/>
  <w15:docId w15:val="{AF0414C1-B96B-1044-AE37-F92A4963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DF5"/>
  </w:style>
  <w:style w:type="paragraph" w:styleId="Heading1">
    <w:name w:val="heading 1"/>
    <w:basedOn w:val="Normal"/>
    <w:next w:val="Normal"/>
    <w:link w:val="Heading1Char"/>
    <w:uiPriority w:val="9"/>
    <w:qFormat/>
    <w:rsid w:val="001A7DF5"/>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1A7DF5"/>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1A7DF5"/>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1A7DF5"/>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1A7DF5"/>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1A7DF5"/>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1A7DF5"/>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1A7DF5"/>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1A7DF5"/>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F5"/>
    <w:rPr>
      <w:smallCaps/>
      <w:spacing w:val="5"/>
      <w:sz w:val="36"/>
      <w:szCs w:val="36"/>
    </w:rPr>
  </w:style>
  <w:style w:type="character" w:customStyle="1" w:styleId="Heading2Char">
    <w:name w:val="Heading 2 Char"/>
    <w:basedOn w:val="DefaultParagraphFont"/>
    <w:link w:val="Heading2"/>
    <w:uiPriority w:val="9"/>
    <w:semiHidden/>
    <w:rsid w:val="001A7DF5"/>
    <w:rPr>
      <w:smallCaps/>
      <w:sz w:val="28"/>
      <w:szCs w:val="28"/>
    </w:rPr>
  </w:style>
  <w:style w:type="character" w:customStyle="1" w:styleId="Heading3Char">
    <w:name w:val="Heading 3 Char"/>
    <w:basedOn w:val="DefaultParagraphFont"/>
    <w:link w:val="Heading3"/>
    <w:uiPriority w:val="9"/>
    <w:semiHidden/>
    <w:rsid w:val="001A7DF5"/>
    <w:rPr>
      <w:i/>
      <w:iCs/>
      <w:smallCaps/>
      <w:spacing w:val="5"/>
      <w:sz w:val="26"/>
      <w:szCs w:val="26"/>
    </w:rPr>
  </w:style>
  <w:style w:type="character" w:customStyle="1" w:styleId="Heading4Char">
    <w:name w:val="Heading 4 Char"/>
    <w:basedOn w:val="DefaultParagraphFont"/>
    <w:link w:val="Heading4"/>
    <w:uiPriority w:val="9"/>
    <w:semiHidden/>
    <w:rsid w:val="001A7DF5"/>
    <w:rPr>
      <w:b/>
      <w:bCs/>
      <w:spacing w:val="5"/>
      <w:sz w:val="24"/>
      <w:szCs w:val="24"/>
    </w:rPr>
  </w:style>
  <w:style w:type="character" w:customStyle="1" w:styleId="Heading5Char">
    <w:name w:val="Heading 5 Char"/>
    <w:basedOn w:val="DefaultParagraphFont"/>
    <w:link w:val="Heading5"/>
    <w:uiPriority w:val="9"/>
    <w:semiHidden/>
    <w:rsid w:val="001A7DF5"/>
    <w:rPr>
      <w:i/>
      <w:iCs/>
      <w:sz w:val="24"/>
      <w:szCs w:val="24"/>
    </w:rPr>
  </w:style>
  <w:style w:type="character" w:customStyle="1" w:styleId="Heading6Char">
    <w:name w:val="Heading 6 Char"/>
    <w:basedOn w:val="DefaultParagraphFont"/>
    <w:link w:val="Heading6"/>
    <w:uiPriority w:val="9"/>
    <w:semiHidden/>
    <w:rsid w:val="001A7DF5"/>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1A7DF5"/>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1A7DF5"/>
    <w:rPr>
      <w:b/>
      <w:bCs/>
      <w:color w:val="7F7F7F" w:themeColor="text1" w:themeTint="80"/>
      <w:sz w:val="20"/>
      <w:szCs w:val="20"/>
    </w:rPr>
  </w:style>
  <w:style w:type="character" w:customStyle="1" w:styleId="Heading9Char">
    <w:name w:val="Heading 9 Char"/>
    <w:basedOn w:val="DefaultParagraphFont"/>
    <w:link w:val="Heading9"/>
    <w:uiPriority w:val="9"/>
    <w:semiHidden/>
    <w:rsid w:val="001A7DF5"/>
    <w:rPr>
      <w:b/>
      <w:bCs/>
      <w:i/>
      <w:iCs/>
      <w:color w:val="7F7F7F" w:themeColor="text1" w:themeTint="80"/>
      <w:sz w:val="18"/>
      <w:szCs w:val="18"/>
    </w:rPr>
  </w:style>
  <w:style w:type="paragraph" w:styleId="Title">
    <w:name w:val="Title"/>
    <w:basedOn w:val="Normal"/>
    <w:next w:val="Normal"/>
    <w:link w:val="TitleChar"/>
    <w:uiPriority w:val="10"/>
    <w:qFormat/>
    <w:rsid w:val="001A7DF5"/>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1A7DF5"/>
    <w:rPr>
      <w:smallCaps/>
      <w:sz w:val="52"/>
      <w:szCs w:val="52"/>
    </w:rPr>
  </w:style>
  <w:style w:type="paragraph" w:styleId="Subtitle">
    <w:name w:val="Subtitle"/>
    <w:basedOn w:val="Normal"/>
    <w:next w:val="Normal"/>
    <w:link w:val="SubtitleChar"/>
    <w:uiPriority w:val="11"/>
    <w:qFormat/>
    <w:rsid w:val="001A7DF5"/>
    <w:rPr>
      <w:i/>
      <w:iCs/>
      <w:smallCaps/>
      <w:spacing w:val="10"/>
      <w:sz w:val="28"/>
      <w:szCs w:val="28"/>
    </w:rPr>
  </w:style>
  <w:style w:type="character" w:customStyle="1" w:styleId="SubtitleChar">
    <w:name w:val="Subtitle Char"/>
    <w:basedOn w:val="DefaultParagraphFont"/>
    <w:link w:val="Subtitle"/>
    <w:uiPriority w:val="11"/>
    <w:rsid w:val="001A7DF5"/>
    <w:rPr>
      <w:i/>
      <w:iCs/>
      <w:smallCaps/>
      <w:spacing w:val="10"/>
      <w:sz w:val="28"/>
      <w:szCs w:val="28"/>
    </w:rPr>
  </w:style>
  <w:style w:type="character" w:styleId="Strong">
    <w:name w:val="Strong"/>
    <w:uiPriority w:val="22"/>
    <w:qFormat/>
    <w:rsid w:val="001A7DF5"/>
    <w:rPr>
      <w:b/>
      <w:bCs/>
    </w:rPr>
  </w:style>
  <w:style w:type="character" w:styleId="Emphasis">
    <w:name w:val="Emphasis"/>
    <w:uiPriority w:val="20"/>
    <w:qFormat/>
    <w:rsid w:val="001A7DF5"/>
    <w:rPr>
      <w:b/>
      <w:bCs/>
      <w:i/>
      <w:iCs/>
      <w:spacing w:val="10"/>
    </w:rPr>
  </w:style>
  <w:style w:type="paragraph" w:styleId="NoSpacing">
    <w:name w:val="No Spacing"/>
    <w:basedOn w:val="Normal"/>
    <w:uiPriority w:val="1"/>
    <w:qFormat/>
    <w:rsid w:val="001A7DF5"/>
    <w:pPr>
      <w:spacing w:after="0" w:line="240" w:lineRule="auto"/>
    </w:pPr>
  </w:style>
  <w:style w:type="paragraph" w:styleId="ListParagraph">
    <w:name w:val="List Paragraph"/>
    <w:basedOn w:val="Normal"/>
    <w:uiPriority w:val="34"/>
    <w:qFormat/>
    <w:rsid w:val="001A7DF5"/>
    <w:pPr>
      <w:ind w:left="720"/>
      <w:contextualSpacing/>
    </w:pPr>
  </w:style>
  <w:style w:type="paragraph" w:styleId="Quote">
    <w:name w:val="Quote"/>
    <w:basedOn w:val="Normal"/>
    <w:next w:val="Normal"/>
    <w:link w:val="QuoteChar"/>
    <w:uiPriority w:val="29"/>
    <w:qFormat/>
    <w:rsid w:val="001A7DF5"/>
    <w:rPr>
      <w:i/>
      <w:iCs/>
    </w:rPr>
  </w:style>
  <w:style w:type="character" w:customStyle="1" w:styleId="QuoteChar">
    <w:name w:val="Quote Char"/>
    <w:basedOn w:val="DefaultParagraphFont"/>
    <w:link w:val="Quote"/>
    <w:uiPriority w:val="29"/>
    <w:rsid w:val="001A7DF5"/>
    <w:rPr>
      <w:i/>
      <w:iCs/>
    </w:rPr>
  </w:style>
  <w:style w:type="paragraph" w:styleId="IntenseQuote">
    <w:name w:val="Intense Quote"/>
    <w:basedOn w:val="Normal"/>
    <w:next w:val="Normal"/>
    <w:link w:val="IntenseQuoteChar"/>
    <w:uiPriority w:val="30"/>
    <w:qFormat/>
    <w:rsid w:val="001A7DF5"/>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1A7DF5"/>
    <w:rPr>
      <w:i/>
      <w:iCs/>
    </w:rPr>
  </w:style>
  <w:style w:type="character" w:styleId="SubtleEmphasis">
    <w:name w:val="Subtle Emphasis"/>
    <w:uiPriority w:val="19"/>
    <w:qFormat/>
    <w:rsid w:val="001A7DF5"/>
    <w:rPr>
      <w:i/>
      <w:iCs/>
    </w:rPr>
  </w:style>
  <w:style w:type="character" w:styleId="IntenseEmphasis">
    <w:name w:val="Intense Emphasis"/>
    <w:uiPriority w:val="21"/>
    <w:qFormat/>
    <w:rsid w:val="001A7DF5"/>
    <w:rPr>
      <w:b/>
      <w:bCs/>
      <w:i/>
      <w:iCs/>
    </w:rPr>
  </w:style>
  <w:style w:type="character" w:styleId="SubtleReference">
    <w:name w:val="Subtle Reference"/>
    <w:basedOn w:val="DefaultParagraphFont"/>
    <w:uiPriority w:val="31"/>
    <w:qFormat/>
    <w:rsid w:val="001A7DF5"/>
    <w:rPr>
      <w:smallCaps/>
    </w:rPr>
  </w:style>
  <w:style w:type="character" w:styleId="IntenseReference">
    <w:name w:val="Intense Reference"/>
    <w:uiPriority w:val="32"/>
    <w:qFormat/>
    <w:rsid w:val="001A7DF5"/>
    <w:rPr>
      <w:b/>
      <w:bCs/>
      <w:smallCaps/>
    </w:rPr>
  </w:style>
  <w:style w:type="character" w:styleId="BookTitle">
    <w:name w:val="Book Title"/>
    <w:basedOn w:val="DefaultParagraphFont"/>
    <w:uiPriority w:val="33"/>
    <w:qFormat/>
    <w:rsid w:val="001A7DF5"/>
    <w:rPr>
      <w:i/>
      <w:iCs/>
      <w:smallCaps/>
      <w:spacing w:val="5"/>
    </w:rPr>
  </w:style>
  <w:style w:type="paragraph" w:styleId="TOCHeading">
    <w:name w:val="TOC Heading"/>
    <w:basedOn w:val="Heading1"/>
    <w:next w:val="Normal"/>
    <w:uiPriority w:val="39"/>
    <w:semiHidden/>
    <w:unhideWhenUsed/>
    <w:qFormat/>
    <w:rsid w:val="001A7DF5"/>
    <w:pPr>
      <w:outlineLvl w:val="9"/>
    </w:pPr>
  </w:style>
  <w:style w:type="table" w:styleId="TableGrid">
    <w:name w:val="Table Grid"/>
    <w:basedOn w:val="TableNormal"/>
    <w:uiPriority w:val="39"/>
    <w:rsid w:val="001A7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rsid w:val="001A7DF5"/>
    <w:pPr>
      <w:spacing w:line="240" w:lineRule="auto"/>
    </w:pPr>
    <w:rPr>
      <w:i/>
      <w:iCs/>
      <w:color w:val="1F497D" w:themeColor="text2"/>
      <w:sz w:val="18"/>
      <w:szCs w:val="18"/>
    </w:rPr>
  </w:style>
  <w:style w:type="table" w:styleId="PlainTable4">
    <w:name w:val="Plain Table 4"/>
    <w:basedOn w:val="TableNormal"/>
    <w:uiPriority w:val="44"/>
    <w:rsid w:val="002279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5D2C52"/>
    <w:rPr>
      <w:color w:val="666666"/>
    </w:rPr>
  </w:style>
  <w:style w:type="character" w:styleId="Hyperlink">
    <w:name w:val="Hyperlink"/>
    <w:basedOn w:val="DefaultParagraphFont"/>
    <w:uiPriority w:val="99"/>
    <w:unhideWhenUsed/>
    <w:rsid w:val="00310F0D"/>
    <w:rPr>
      <w:color w:val="0000FF" w:themeColor="hyperlink"/>
      <w:u w:val="single"/>
    </w:rPr>
  </w:style>
  <w:style w:type="character" w:styleId="UnresolvedMention">
    <w:name w:val="Unresolved Mention"/>
    <w:basedOn w:val="DefaultParagraphFont"/>
    <w:uiPriority w:val="99"/>
    <w:semiHidden/>
    <w:unhideWhenUsed/>
    <w:rsid w:val="00310F0D"/>
    <w:rPr>
      <w:color w:val="605E5C"/>
      <w:shd w:val="clear" w:color="auto" w:fill="E1DFDD"/>
    </w:rPr>
  </w:style>
  <w:style w:type="character" w:styleId="FollowedHyperlink">
    <w:name w:val="FollowedHyperlink"/>
    <w:basedOn w:val="DefaultParagraphFont"/>
    <w:uiPriority w:val="99"/>
    <w:semiHidden/>
    <w:unhideWhenUsed/>
    <w:rsid w:val="00310F0D"/>
    <w:rPr>
      <w:color w:val="800080" w:themeColor="followedHyperlink"/>
      <w:u w:val="single"/>
    </w:rPr>
  </w:style>
  <w:style w:type="paragraph" w:styleId="NormalWeb">
    <w:name w:val="Normal (Web)"/>
    <w:basedOn w:val="Normal"/>
    <w:uiPriority w:val="99"/>
    <w:semiHidden/>
    <w:unhideWhenUsed/>
    <w:rsid w:val="00310F0D"/>
    <w:pPr>
      <w:spacing w:before="100" w:beforeAutospacing="1" w:after="100" w:afterAutospacing="1" w:line="240" w:lineRule="auto"/>
    </w:pPr>
    <w:rPr>
      <w:rFonts w:ascii="Times New Roman" w:eastAsiaTheme="minorEastAsia" w:hAnsi="Times New Roman" w:cs="Times New Roman"/>
      <w:sz w:val="24"/>
      <w:szCs w:val="24"/>
    </w:rPr>
  </w:style>
  <w:style w:type="paragraph" w:styleId="CommentText">
    <w:name w:val="annotation text"/>
    <w:basedOn w:val="Normal"/>
    <w:link w:val="CommentTextChar"/>
    <w:uiPriority w:val="99"/>
    <w:semiHidden/>
    <w:unhideWhenUsed/>
    <w:rsid w:val="00AA7680"/>
    <w:pPr>
      <w:spacing w:line="240" w:lineRule="auto"/>
    </w:pPr>
    <w:rPr>
      <w:sz w:val="20"/>
      <w:szCs w:val="20"/>
    </w:rPr>
  </w:style>
  <w:style w:type="character" w:customStyle="1" w:styleId="CommentTextChar">
    <w:name w:val="Comment Text Char"/>
    <w:basedOn w:val="DefaultParagraphFont"/>
    <w:link w:val="CommentText"/>
    <w:uiPriority w:val="99"/>
    <w:semiHidden/>
    <w:rsid w:val="00AA7680"/>
    <w:rPr>
      <w:sz w:val="20"/>
      <w:szCs w:val="20"/>
    </w:rPr>
  </w:style>
  <w:style w:type="character" w:styleId="CommentReference">
    <w:name w:val="annotation reference"/>
    <w:basedOn w:val="DefaultParagraphFont"/>
    <w:uiPriority w:val="99"/>
    <w:semiHidden/>
    <w:unhideWhenUsed/>
    <w:rsid w:val="00AA7680"/>
    <w:rPr>
      <w:sz w:val="16"/>
      <w:szCs w:val="16"/>
    </w:rPr>
  </w:style>
  <w:style w:type="paragraph" w:styleId="Revision">
    <w:name w:val="Revision"/>
    <w:hidden/>
    <w:uiPriority w:val="99"/>
    <w:semiHidden/>
    <w:rsid w:val="007748AA"/>
    <w:pPr>
      <w:spacing w:after="0" w:line="240" w:lineRule="auto"/>
    </w:pPr>
  </w:style>
  <w:style w:type="table" w:customStyle="1" w:styleId="TableGrid1">
    <w:name w:val="Table Grid1"/>
    <w:basedOn w:val="TableNormal"/>
    <w:next w:val="TableGrid"/>
    <w:uiPriority w:val="39"/>
    <w:rsid w:val="00CA34B1"/>
    <w:pPr>
      <w:spacing w:after="0" w:line="240" w:lineRule="auto"/>
    </w:pPr>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61">
      <w:bodyDiv w:val="1"/>
      <w:marLeft w:val="0"/>
      <w:marRight w:val="0"/>
      <w:marTop w:val="0"/>
      <w:marBottom w:val="0"/>
      <w:divBdr>
        <w:top w:val="none" w:sz="0" w:space="0" w:color="auto"/>
        <w:left w:val="none" w:sz="0" w:space="0" w:color="auto"/>
        <w:bottom w:val="none" w:sz="0" w:space="0" w:color="auto"/>
        <w:right w:val="none" w:sz="0" w:space="0" w:color="auto"/>
      </w:divBdr>
      <w:divsChild>
        <w:div w:id="1683631127">
          <w:marLeft w:val="0"/>
          <w:marRight w:val="0"/>
          <w:marTop w:val="0"/>
          <w:marBottom w:val="0"/>
          <w:divBdr>
            <w:top w:val="none" w:sz="0" w:space="0" w:color="auto"/>
            <w:left w:val="none" w:sz="0" w:space="0" w:color="auto"/>
            <w:bottom w:val="none" w:sz="0" w:space="0" w:color="auto"/>
            <w:right w:val="none" w:sz="0" w:space="0" w:color="auto"/>
          </w:divBdr>
        </w:div>
      </w:divsChild>
    </w:div>
    <w:div w:id="449054108">
      <w:bodyDiv w:val="1"/>
      <w:marLeft w:val="0"/>
      <w:marRight w:val="0"/>
      <w:marTop w:val="0"/>
      <w:marBottom w:val="0"/>
      <w:divBdr>
        <w:top w:val="none" w:sz="0" w:space="0" w:color="auto"/>
        <w:left w:val="none" w:sz="0" w:space="0" w:color="auto"/>
        <w:bottom w:val="none" w:sz="0" w:space="0" w:color="auto"/>
        <w:right w:val="none" w:sz="0" w:space="0" w:color="auto"/>
      </w:divBdr>
      <w:divsChild>
        <w:div w:id="1976369346">
          <w:marLeft w:val="0"/>
          <w:marRight w:val="0"/>
          <w:marTop w:val="0"/>
          <w:marBottom w:val="0"/>
          <w:divBdr>
            <w:top w:val="none" w:sz="0" w:space="0" w:color="auto"/>
            <w:left w:val="none" w:sz="0" w:space="0" w:color="auto"/>
            <w:bottom w:val="none" w:sz="0" w:space="0" w:color="auto"/>
            <w:right w:val="none" w:sz="0" w:space="0" w:color="auto"/>
          </w:divBdr>
        </w:div>
      </w:divsChild>
    </w:div>
    <w:div w:id="1742488280">
      <w:bodyDiv w:val="1"/>
      <w:marLeft w:val="0"/>
      <w:marRight w:val="0"/>
      <w:marTop w:val="0"/>
      <w:marBottom w:val="0"/>
      <w:divBdr>
        <w:top w:val="none" w:sz="0" w:space="0" w:color="auto"/>
        <w:left w:val="none" w:sz="0" w:space="0" w:color="auto"/>
        <w:bottom w:val="none" w:sz="0" w:space="0" w:color="auto"/>
        <w:right w:val="none" w:sz="0" w:space="0" w:color="auto"/>
      </w:divBdr>
      <w:divsChild>
        <w:div w:id="1318143540">
          <w:marLeft w:val="0"/>
          <w:marRight w:val="0"/>
          <w:marTop w:val="0"/>
          <w:marBottom w:val="0"/>
          <w:divBdr>
            <w:top w:val="none" w:sz="0" w:space="0" w:color="auto"/>
            <w:left w:val="none" w:sz="0" w:space="0" w:color="auto"/>
            <w:bottom w:val="none" w:sz="0" w:space="0" w:color="auto"/>
            <w:right w:val="none" w:sz="0" w:space="0" w:color="auto"/>
          </w:divBdr>
        </w:div>
      </w:divsChild>
    </w:div>
    <w:div w:id="1829125546">
      <w:bodyDiv w:val="1"/>
      <w:marLeft w:val="0"/>
      <w:marRight w:val="0"/>
      <w:marTop w:val="0"/>
      <w:marBottom w:val="0"/>
      <w:divBdr>
        <w:top w:val="none" w:sz="0" w:space="0" w:color="auto"/>
        <w:left w:val="none" w:sz="0" w:space="0" w:color="auto"/>
        <w:bottom w:val="none" w:sz="0" w:space="0" w:color="auto"/>
        <w:right w:val="none" w:sz="0" w:space="0" w:color="auto"/>
      </w:divBdr>
      <w:divsChild>
        <w:div w:id="3968214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hyperlink" Target="mailto:jrocha@smu.edu"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 xmlns="http://schemas.apple.com/cocoa/2006/metadata">
  <generator>CocoaOOXMLWriter/2685.4</generator>
</meta>
</file>

<file path=customXml/itemProps1.xml><?xml version="1.0" encoding="utf-8"?>
<ds:datastoreItem xmlns:ds="http://schemas.openxmlformats.org/officeDocument/2006/customXml" ds:itemID="{15B5E4EE-E936-7043-BD3B-9D5743F31EAD}">
  <ds:schemaRefs>
    <ds:schemaRef ds:uri="http://schemas.openxmlformats.org/officeDocument/2006/bibliography"/>
  </ds:schemaRefs>
</ds:datastoreItem>
</file>

<file path=customXml/itemProps2.xml><?xml version="1.0" encoding="utf-8"?>
<ds:datastoreItem xmlns:ds="http://schemas.openxmlformats.org/officeDocument/2006/customXml" ds:itemID="{D5260EC9-C012-1249-8625-C179787BE9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16305</Words>
  <Characters>92943</Characters>
  <Application>Microsoft Office Word</Application>
  <DocSecurity>0</DocSecurity>
  <Lines>774</Lines>
  <Paragraphs>218</Paragraphs>
  <ScaleCrop>false</ScaleCrop>
  <Company/>
  <LinksUpToDate>false</LinksUpToDate>
  <CharactersWithSpaces>109030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Rocha</dc:creator>
  <cp:keywords/>
  <cp:lastModifiedBy>Jonathan Rocha</cp:lastModifiedBy>
  <cp:revision>2</cp:revision>
  <cp:lastPrinted>2026-03-02T16:17:00Z</cp:lastPrinted>
  <dcterms:created xsi:type="dcterms:W3CDTF">2026-03-02T18:36:00Z</dcterms:created>
  <dcterms:modified xsi:type="dcterms:W3CDTF">2026-03-02T18:36:00Z</dcterms:modified>
</cp:coreProperties>
</file>